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D32C5" w14:textId="77777777" w:rsidR="00963861" w:rsidRDefault="00963861" w:rsidP="00963861">
      <w:pPr>
        <w:pStyle w:val="1"/>
        <w:jc w:val="center"/>
        <w:rPr>
          <w:rFonts w:ascii="Times New Roman" w:eastAsia="黑体" w:hAnsi="宋体" w:cs="宋体"/>
          <w:sz w:val="36"/>
          <w:szCs w:val="32"/>
        </w:rPr>
      </w:pPr>
      <w:bookmarkStart w:id="0" w:name="_Toc12631"/>
      <w:r>
        <w:rPr>
          <w:rFonts w:ascii="Times New Roman" w:eastAsia="黑体" w:hAnsi="宋体" w:cs="宋体" w:hint="eastAsia"/>
          <w:sz w:val="36"/>
          <w:szCs w:val="32"/>
        </w:rPr>
        <w:t>基于</w:t>
      </w:r>
      <w:r>
        <w:rPr>
          <w:rFonts w:ascii="Times New Roman" w:eastAsia="黑体" w:hAnsi="宋体" w:cs="宋体" w:hint="eastAsia"/>
          <w:sz w:val="36"/>
          <w:szCs w:val="32"/>
        </w:rPr>
        <w:t>C++</w:t>
      </w:r>
      <w:r>
        <w:rPr>
          <w:rFonts w:ascii="Times New Roman" w:eastAsia="黑体" w:hAnsi="宋体" w:cs="宋体" w:hint="eastAsia"/>
          <w:sz w:val="36"/>
          <w:szCs w:val="32"/>
        </w:rPr>
        <w:t>的自建语言</w:t>
      </w:r>
      <w:r>
        <w:rPr>
          <w:rFonts w:ascii="Times New Roman" w:eastAsia="黑体" w:hAnsi="宋体" w:cs="宋体" w:hint="eastAsia"/>
          <w:sz w:val="36"/>
          <w:szCs w:val="32"/>
        </w:rPr>
        <w:t xml:space="preserve"> A66 </w:t>
      </w:r>
      <w:r>
        <w:rPr>
          <w:rFonts w:ascii="Times New Roman" w:eastAsia="黑体" w:hAnsi="宋体" w:cs="宋体" w:hint="eastAsia"/>
          <w:sz w:val="36"/>
          <w:szCs w:val="32"/>
        </w:rPr>
        <w:t>的研究与开发</w:t>
      </w:r>
      <w:bookmarkEnd w:id="0"/>
    </w:p>
    <w:p w14:paraId="63818967" w14:textId="77777777" w:rsidR="00963861" w:rsidRDefault="00963861" w:rsidP="00963861">
      <w:pPr>
        <w:spacing w:line="288" w:lineRule="auto"/>
        <w:jc w:val="center"/>
        <w:rPr>
          <w:rFonts w:ascii="Times New Roman" w:eastAsia="宋体"/>
          <w:sz w:val="24"/>
          <w:szCs w:val="20"/>
        </w:rPr>
      </w:pPr>
      <w:r>
        <w:rPr>
          <w:rFonts w:ascii="Times New Roman" w:eastAsia="宋体"/>
          <w:sz w:val="24"/>
          <w:szCs w:val="24"/>
        </w:rPr>
        <w:t>作者姓名：</w:t>
      </w:r>
      <w:r>
        <w:rPr>
          <w:rFonts w:ascii="Times New Roman" w:eastAsia="宋体" w:hint="eastAsia"/>
          <w:sz w:val="24"/>
          <w:szCs w:val="24"/>
        </w:rPr>
        <w:t>刘昊琨</w:t>
      </w:r>
      <w:r>
        <w:rPr>
          <w:rFonts w:ascii="Times New Roman" w:eastAsia="宋体" w:hint="eastAsia"/>
          <w:sz w:val="24"/>
          <w:szCs w:val="24"/>
        </w:rPr>
        <w:t xml:space="preserve"> </w:t>
      </w:r>
      <w:r>
        <w:rPr>
          <w:rFonts w:ascii="Times New Roman" w:eastAsia="宋体" w:hint="eastAsia"/>
          <w:sz w:val="24"/>
          <w:szCs w:val="24"/>
        </w:rPr>
        <w:t>吴远洲</w:t>
      </w:r>
      <w:r>
        <w:rPr>
          <w:rFonts w:ascii="Times New Roman" w:eastAsia="宋体"/>
          <w:sz w:val="24"/>
          <w:szCs w:val="24"/>
        </w:rPr>
        <w:t xml:space="preserve"> </w:t>
      </w:r>
      <w:r>
        <w:rPr>
          <w:rFonts w:ascii="Times New Roman" w:eastAsia="宋体"/>
          <w:sz w:val="24"/>
          <w:szCs w:val="24"/>
        </w:rPr>
        <w:t>专业班级：软件工程</w:t>
      </w:r>
      <w:r>
        <w:rPr>
          <w:rFonts w:ascii="Times New Roman" w:eastAsia="宋体" w:hint="eastAsia"/>
          <w:sz w:val="24"/>
          <w:szCs w:val="24"/>
        </w:rPr>
        <w:t>3</w:t>
      </w:r>
      <w:r>
        <w:rPr>
          <w:rFonts w:ascii="Times New Roman" w:eastAsia="宋体"/>
          <w:sz w:val="24"/>
          <w:szCs w:val="24"/>
        </w:rPr>
        <w:t>班</w:t>
      </w:r>
      <w:r>
        <w:rPr>
          <w:rFonts w:ascii="Times New Roman" w:eastAsia="宋体"/>
          <w:sz w:val="24"/>
          <w:szCs w:val="24"/>
        </w:rPr>
        <w:t xml:space="preserve"> </w:t>
      </w:r>
      <w:r>
        <w:rPr>
          <w:rFonts w:ascii="Times New Roman" w:eastAsia="宋体"/>
          <w:sz w:val="24"/>
          <w:szCs w:val="24"/>
        </w:rPr>
        <w:t>指导教师：唐云</w:t>
      </w:r>
    </w:p>
    <w:p w14:paraId="7B812C73" w14:textId="77777777" w:rsidR="00963861" w:rsidRDefault="00963861" w:rsidP="00963861">
      <w:pPr>
        <w:widowControl/>
        <w:ind w:firstLineChars="200" w:firstLine="480"/>
        <w:jc w:val="left"/>
        <w:rPr>
          <w:rFonts w:ascii="Times New Roman" w:eastAsia="宋体" w:hAnsi="Times New Roman" w:cs="宋体"/>
          <w:sz w:val="24"/>
          <w:szCs w:val="20"/>
        </w:rPr>
      </w:pPr>
    </w:p>
    <w:p w14:paraId="25933788" w14:textId="77777777" w:rsidR="00963861" w:rsidRDefault="00963861" w:rsidP="00963861">
      <w:pPr>
        <w:spacing w:before="340" w:after="330" w:line="578" w:lineRule="auto"/>
        <w:jc w:val="center"/>
        <w:outlineLvl w:val="0"/>
        <w:rPr>
          <w:rFonts w:ascii="Times New Roman" w:eastAsia="黑体" w:hAnsi="Times New Roman" w:cs="Times New Roman"/>
          <w:b/>
          <w:sz w:val="36"/>
          <w:szCs w:val="36"/>
        </w:rPr>
      </w:pPr>
      <w:bookmarkStart w:id="1" w:name="_Toc29054"/>
      <w:r>
        <w:rPr>
          <w:rFonts w:ascii="Times New Roman" w:eastAsia="黑体" w:hAnsi="Times New Roman" w:cs="Times New Roman" w:hint="eastAsia"/>
          <w:b/>
          <w:sz w:val="36"/>
          <w:szCs w:val="36"/>
        </w:rPr>
        <w:t>摘要</w:t>
      </w:r>
      <w:bookmarkEnd w:id="1"/>
    </w:p>
    <w:p w14:paraId="1BC62AB5" w14:textId="77777777" w:rsidR="00963861" w:rsidRDefault="00963861" w:rsidP="00963861">
      <w:pPr>
        <w:widowControl/>
        <w:spacing w:line="288" w:lineRule="auto"/>
        <w:ind w:firstLineChars="200" w:firstLine="480"/>
        <w:rPr>
          <w:rFonts w:ascii="Times New Roman" w:eastAsia="宋体" w:hAnsi="Times New Roman" w:cs="宋体"/>
          <w:sz w:val="24"/>
          <w:szCs w:val="20"/>
        </w:rPr>
      </w:pPr>
      <w:r>
        <w:rPr>
          <w:rFonts w:ascii="Times New Roman" w:eastAsia="宋体" w:hAnsi="Times New Roman" w:cs="宋体" w:hint="eastAsia"/>
          <w:sz w:val="24"/>
          <w:szCs w:val="20"/>
        </w:rPr>
        <w:t>本项目旨在开发和实现一门新型编程语言</w:t>
      </w:r>
      <w:r>
        <w:rPr>
          <w:rFonts w:ascii="Times New Roman" w:eastAsia="宋体" w:hAnsi="Times New Roman" w:cs="宋体" w:hint="eastAsia"/>
          <w:sz w:val="24"/>
          <w:szCs w:val="20"/>
        </w:rPr>
        <w:t xml:space="preserve"> - A66</w:t>
      </w:r>
      <w:r>
        <w:rPr>
          <w:rFonts w:ascii="Times New Roman" w:eastAsia="宋体" w:hAnsi="Times New Roman" w:cs="宋体" w:hint="eastAsia"/>
          <w:sz w:val="24"/>
          <w:szCs w:val="20"/>
        </w:rPr>
        <w:t>。灵感来源于现代软件开程的需求，</w:t>
      </w:r>
      <w:r>
        <w:rPr>
          <w:rFonts w:ascii="Times New Roman" w:eastAsia="宋体" w:hAnsi="Times New Roman" w:cs="宋体" w:hint="eastAsia"/>
          <w:sz w:val="24"/>
          <w:szCs w:val="20"/>
        </w:rPr>
        <w:t>A66</w:t>
      </w:r>
      <w:r>
        <w:rPr>
          <w:rFonts w:ascii="Times New Roman" w:eastAsia="宋体" w:hAnsi="Times New Roman" w:cs="宋体" w:hint="eastAsia"/>
          <w:sz w:val="24"/>
          <w:szCs w:val="20"/>
        </w:rPr>
        <w:t>融合了</w:t>
      </w:r>
      <w:r>
        <w:rPr>
          <w:rFonts w:ascii="Times New Roman" w:eastAsia="宋体" w:hAnsi="Times New Roman" w:cs="宋体" w:hint="eastAsia"/>
          <w:sz w:val="24"/>
          <w:szCs w:val="20"/>
        </w:rPr>
        <w:t>C++</w:t>
      </w:r>
      <w:r>
        <w:rPr>
          <w:rFonts w:ascii="Times New Roman" w:eastAsia="宋体" w:hAnsi="Times New Roman" w:cs="宋体" w:hint="eastAsia"/>
          <w:sz w:val="24"/>
          <w:szCs w:val="20"/>
        </w:rPr>
        <w:t>的性能优势和</w:t>
      </w:r>
      <w:r>
        <w:rPr>
          <w:rFonts w:ascii="Times New Roman" w:eastAsia="宋体" w:hAnsi="Times New Roman" w:cs="宋体" w:hint="eastAsia"/>
          <w:sz w:val="24"/>
          <w:szCs w:val="20"/>
        </w:rPr>
        <w:t>Python</w:t>
      </w:r>
      <w:r>
        <w:rPr>
          <w:rFonts w:ascii="Times New Roman" w:eastAsia="宋体" w:hAnsi="Times New Roman" w:cs="宋体" w:hint="eastAsia"/>
          <w:sz w:val="24"/>
          <w:szCs w:val="20"/>
        </w:rPr>
        <w:t>的易用性，通过自动管理依赖关系、支持动态变量类型等特性，旨在减少开发人员的冗余工作，提升编码效率。我们采用了</w:t>
      </w:r>
      <w:r>
        <w:rPr>
          <w:rFonts w:ascii="Times New Roman" w:eastAsia="宋体" w:hAnsi="Times New Roman" w:cs="宋体" w:hint="eastAsia"/>
          <w:sz w:val="24"/>
          <w:szCs w:val="20"/>
        </w:rPr>
        <w:t>Qt5</w:t>
      </w:r>
      <w:r>
        <w:rPr>
          <w:rFonts w:ascii="Times New Roman" w:eastAsia="宋体" w:hAnsi="Times New Roman" w:cs="宋体" w:hint="eastAsia"/>
          <w:sz w:val="24"/>
          <w:szCs w:val="20"/>
        </w:rPr>
        <w:t>进行前端开发，以提供友好的用户交互界面，并通过启用</w:t>
      </w:r>
      <w:r>
        <w:rPr>
          <w:rFonts w:ascii="Times New Roman" w:eastAsia="宋体" w:hAnsi="Times New Roman" w:cs="宋体" w:hint="eastAsia"/>
          <w:sz w:val="24"/>
          <w:szCs w:val="20"/>
        </w:rPr>
        <w:t>O2</w:t>
      </w:r>
      <w:r>
        <w:rPr>
          <w:rFonts w:ascii="Times New Roman" w:eastAsia="宋体" w:hAnsi="Times New Roman" w:cs="宋体" w:hint="eastAsia"/>
          <w:sz w:val="24"/>
          <w:szCs w:val="20"/>
        </w:rPr>
        <w:t>级别的编译优化来进一步提高代码的执行效率。本项目涵盖了对</w:t>
      </w:r>
      <w:r>
        <w:rPr>
          <w:rFonts w:ascii="Times New Roman" w:eastAsia="宋体" w:hAnsi="Times New Roman" w:cs="宋体" w:hint="eastAsia"/>
          <w:sz w:val="24"/>
          <w:szCs w:val="20"/>
        </w:rPr>
        <w:t>A66</w:t>
      </w:r>
      <w:r>
        <w:rPr>
          <w:rFonts w:ascii="Times New Roman" w:eastAsia="宋体" w:hAnsi="Times New Roman" w:cs="宋体" w:hint="eastAsia"/>
          <w:sz w:val="24"/>
          <w:szCs w:val="20"/>
        </w:rPr>
        <w:t>的需求分析、设计、实现和测试各个方面，是一次全面而深入的编程语言开发实践。</w:t>
      </w:r>
    </w:p>
    <w:p w14:paraId="1C61347A" w14:textId="77777777" w:rsidR="00963861" w:rsidRDefault="00963861" w:rsidP="00963861">
      <w:pPr>
        <w:widowControl/>
        <w:spacing w:line="288" w:lineRule="auto"/>
        <w:ind w:firstLineChars="200" w:firstLine="480"/>
        <w:rPr>
          <w:rFonts w:ascii="Times New Roman" w:eastAsia="宋体" w:hAnsi="Times New Roman" w:cs="宋体"/>
          <w:sz w:val="24"/>
          <w:szCs w:val="20"/>
        </w:rPr>
      </w:pPr>
    </w:p>
    <w:p w14:paraId="5826F42D" w14:textId="77777777" w:rsidR="00963861" w:rsidRDefault="00963861" w:rsidP="00963861">
      <w:pPr>
        <w:widowControl/>
        <w:spacing w:line="288" w:lineRule="auto"/>
        <w:ind w:firstLineChars="200" w:firstLine="480"/>
        <w:rPr>
          <w:rFonts w:ascii="Times New Roman" w:eastAsia="宋体" w:hAnsi="Times New Roman" w:cs="宋体"/>
          <w:sz w:val="24"/>
          <w:szCs w:val="20"/>
        </w:rPr>
      </w:pPr>
      <w:r>
        <w:rPr>
          <w:rFonts w:ascii="Times New Roman" w:eastAsia="宋体" w:hAnsi="Times New Roman" w:cs="宋体" w:hint="eastAsia"/>
          <w:sz w:val="24"/>
          <w:szCs w:val="20"/>
        </w:rPr>
        <w:t>本课程设计首先进行了需求分析，通过市场调研和用户反馈，明确了</w:t>
      </w:r>
      <w:r>
        <w:rPr>
          <w:rFonts w:ascii="Times New Roman" w:eastAsia="宋体" w:hAnsi="Times New Roman" w:cs="宋体" w:hint="eastAsia"/>
          <w:sz w:val="24"/>
          <w:szCs w:val="20"/>
        </w:rPr>
        <w:t>A66</w:t>
      </w:r>
      <w:r>
        <w:rPr>
          <w:rFonts w:ascii="Times New Roman" w:eastAsia="宋体" w:hAnsi="Times New Roman" w:cs="宋体" w:hint="eastAsia"/>
          <w:sz w:val="24"/>
          <w:szCs w:val="20"/>
        </w:rPr>
        <w:t>的目标受众和主要应用场景。在技术路线方面，我们选择了</w:t>
      </w:r>
      <w:r>
        <w:rPr>
          <w:rFonts w:ascii="Times New Roman" w:eastAsia="宋体" w:hAnsi="Times New Roman" w:cs="宋体" w:hint="eastAsia"/>
          <w:sz w:val="24"/>
          <w:szCs w:val="20"/>
        </w:rPr>
        <w:t>C++</w:t>
      </w:r>
      <w:r>
        <w:rPr>
          <w:rFonts w:ascii="Times New Roman" w:eastAsia="宋体" w:hAnsi="Times New Roman" w:cs="宋体" w:hint="eastAsia"/>
          <w:sz w:val="24"/>
          <w:szCs w:val="20"/>
        </w:rPr>
        <w:t>和</w:t>
      </w:r>
      <w:r>
        <w:rPr>
          <w:rFonts w:ascii="Times New Roman" w:eastAsia="宋体" w:hAnsi="Times New Roman" w:cs="宋体" w:hint="eastAsia"/>
          <w:sz w:val="24"/>
          <w:szCs w:val="20"/>
        </w:rPr>
        <w:t>LLVM</w:t>
      </w:r>
      <w:r>
        <w:rPr>
          <w:rFonts w:ascii="Times New Roman" w:eastAsia="宋体" w:hAnsi="Times New Roman" w:cs="宋体" w:hint="eastAsia"/>
          <w:sz w:val="24"/>
          <w:szCs w:val="20"/>
        </w:rPr>
        <w:t>作为基础开发工具，并利用</w:t>
      </w:r>
      <w:r>
        <w:rPr>
          <w:rFonts w:ascii="Times New Roman" w:eastAsia="宋体" w:hAnsi="Times New Roman" w:cs="宋体" w:hint="eastAsia"/>
          <w:sz w:val="24"/>
          <w:szCs w:val="20"/>
        </w:rPr>
        <w:t>Flex</w:t>
      </w:r>
      <w:r>
        <w:rPr>
          <w:rFonts w:ascii="Times New Roman" w:eastAsia="宋体" w:hAnsi="Times New Roman" w:cs="宋体" w:hint="eastAsia"/>
          <w:sz w:val="24"/>
          <w:szCs w:val="20"/>
        </w:rPr>
        <w:t>和</w:t>
      </w:r>
      <w:r>
        <w:rPr>
          <w:rFonts w:ascii="Times New Roman" w:eastAsia="宋体" w:hAnsi="Times New Roman" w:cs="宋体" w:hint="eastAsia"/>
          <w:sz w:val="24"/>
          <w:szCs w:val="20"/>
        </w:rPr>
        <w:t>Bison</w:t>
      </w:r>
      <w:r>
        <w:rPr>
          <w:rFonts w:ascii="Times New Roman" w:eastAsia="宋体" w:hAnsi="Times New Roman" w:cs="宋体" w:hint="eastAsia"/>
          <w:sz w:val="24"/>
          <w:szCs w:val="20"/>
        </w:rPr>
        <w:t>等工具构建词法分析器和语法分析器。前端界面的开发基于</w:t>
      </w:r>
      <w:r>
        <w:rPr>
          <w:rFonts w:ascii="Times New Roman" w:eastAsia="宋体" w:hAnsi="Times New Roman" w:cs="宋体" w:hint="eastAsia"/>
          <w:sz w:val="24"/>
          <w:szCs w:val="20"/>
        </w:rPr>
        <w:t>Qt</w:t>
      </w:r>
      <w:r>
        <w:rPr>
          <w:rFonts w:ascii="Times New Roman" w:eastAsia="宋体" w:hAnsi="Times New Roman" w:cs="宋体" w:hint="eastAsia"/>
          <w:sz w:val="24"/>
          <w:szCs w:val="20"/>
        </w:rPr>
        <w:t>框架，充分利用了其丰富的功能和工具集。</w:t>
      </w:r>
    </w:p>
    <w:p w14:paraId="6972439A" w14:textId="77777777" w:rsidR="00963861" w:rsidRDefault="00963861" w:rsidP="00963861">
      <w:pPr>
        <w:widowControl/>
        <w:spacing w:line="288" w:lineRule="auto"/>
        <w:ind w:firstLineChars="200" w:firstLine="480"/>
        <w:rPr>
          <w:rFonts w:ascii="Times New Roman" w:eastAsia="宋体" w:hAnsi="Times New Roman" w:cs="宋体"/>
          <w:sz w:val="24"/>
          <w:szCs w:val="20"/>
        </w:rPr>
      </w:pPr>
    </w:p>
    <w:p w14:paraId="5F98624E" w14:textId="77777777" w:rsidR="00963861" w:rsidRDefault="00963861" w:rsidP="00963861">
      <w:pPr>
        <w:widowControl/>
        <w:spacing w:line="288" w:lineRule="auto"/>
        <w:ind w:firstLineChars="200" w:firstLine="480"/>
        <w:rPr>
          <w:rFonts w:ascii="Times New Roman" w:eastAsia="宋体" w:hAnsi="Times New Roman" w:cs="宋体"/>
          <w:sz w:val="24"/>
          <w:szCs w:val="20"/>
        </w:rPr>
      </w:pPr>
      <w:r>
        <w:rPr>
          <w:rFonts w:ascii="Times New Roman" w:eastAsia="宋体" w:hAnsi="Times New Roman" w:cs="宋体" w:hint="eastAsia"/>
          <w:sz w:val="24"/>
          <w:szCs w:val="20"/>
        </w:rPr>
        <w:t>在整个开发过程中，我们关注代码质量和性能，实现了一套完整的测试和质量保证机制。文档和示例的编写也得到了充分重视，以帮助开发人员和用户快速掌握</w:t>
      </w:r>
      <w:r>
        <w:rPr>
          <w:rFonts w:ascii="Times New Roman" w:eastAsia="宋体" w:hAnsi="Times New Roman" w:cs="宋体" w:hint="eastAsia"/>
          <w:sz w:val="24"/>
          <w:szCs w:val="20"/>
        </w:rPr>
        <w:t>A66</w:t>
      </w:r>
      <w:r>
        <w:rPr>
          <w:rFonts w:ascii="Times New Roman" w:eastAsia="宋体" w:hAnsi="Times New Roman" w:cs="宋体" w:hint="eastAsia"/>
          <w:sz w:val="24"/>
          <w:szCs w:val="20"/>
        </w:rPr>
        <w:t>的特性和用法。我们还建立了版本控制和协作流程，确保代码的质量和一致性。</w:t>
      </w:r>
    </w:p>
    <w:p w14:paraId="740031BC" w14:textId="77777777" w:rsidR="00963861" w:rsidRDefault="00963861" w:rsidP="00963861">
      <w:pPr>
        <w:widowControl/>
        <w:spacing w:line="288" w:lineRule="auto"/>
        <w:ind w:firstLineChars="200" w:firstLine="480"/>
        <w:rPr>
          <w:rFonts w:ascii="Times New Roman" w:eastAsia="宋体" w:hAnsi="Times New Roman" w:cs="宋体"/>
          <w:sz w:val="24"/>
          <w:szCs w:val="20"/>
        </w:rPr>
      </w:pPr>
    </w:p>
    <w:p w14:paraId="4680EC9D" w14:textId="77777777" w:rsidR="00963861" w:rsidRDefault="00963861" w:rsidP="00963861">
      <w:pPr>
        <w:widowControl/>
        <w:spacing w:line="288" w:lineRule="auto"/>
        <w:ind w:firstLine="482"/>
        <w:rPr>
          <w:rFonts w:ascii="黑体" w:eastAsia="黑体" w:hAnsi="宋体" w:cs="Times New Roman"/>
          <w:b/>
          <w:sz w:val="24"/>
          <w:szCs w:val="24"/>
        </w:rPr>
      </w:pPr>
      <w:r>
        <w:rPr>
          <w:rFonts w:ascii="Times New Roman" w:eastAsia="宋体" w:hAnsi="宋体" w:cs="Times New Roman" w:hint="eastAsia"/>
          <w:b/>
          <w:sz w:val="24"/>
          <w:szCs w:val="24"/>
        </w:rPr>
        <w:t>关键词：</w:t>
      </w:r>
      <w:r>
        <w:rPr>
          <w:rFonts w:ascii="Times New Roman" w:eastAsia="宋体" w:hAnsi="宋体" w:cs="Times New Roman" w:hint="eastAsia"/>
          <w:sz w:val="24"/>
          <w:szCs w:val="24"/>
        </w:rPr>
        <w:t>自建编程语言；</w:t>
      </w:r>
      <w:r>
        <w:rPr>
          <w:rFonts w:ascii="Times New Roman" w:eastAsia="宋体" w:hAnsi="宋体" w:cs="Times New Roman" w:hint="eastAsia"/>
          <w:sz w:val="24"/>
          <w:szCs w:val="24"/>
        </w:rPr>
        <w:t>C++</w:t>
      </w:r>
      <w:r>
        <w:rPr>
          <w:rFonts w:ascii="Times New Roman" w:eastAsia="宋体" w:hAnsi="宋体" w:cs="Times New Roman" w:hint="eastAsia"/>
          <w:sz w:val="24"/>
          <w:szCs w:val="24"/>
        </w:rPr>
        <w:t>；</w:t>
      </w:r>
      <w:r>
        <w:rPr>
          <w:rFonts w:ascii="Times New Roman" w:eastAsia="宋体" w:hAnsi="宋体" w:cs="Times New Roman" w:hint="eastAsia"/>
          <w:sz w:val="24"/>
          <w:szCs w:val="24"/>
        </w:rPr>
        <w:t>Qt5</w:t>
      </w:r>
      <w:r>
        <w:rPr>
          <w:rFonts w:ascii="Times New Roman" w:eastAsia="宋体" w:hAnsi="宋体" w:cs="Times New Roman" w:hint="eastAsia"/>
          <w:sz w:val="24"/>
          <w:szCs w:val="24"/>
        </w:rPr>
        <w:t>；</w:t>
      </w:r>
      <w:r>
        <w:rPr>
          <w:rFonts w:ascii="Times New Roman" w:eastAsia="宋体" w:hAnsi="宋体" w:cs="Times New Roman" w:hint="eastAsia"/>
          <w:sz w:val="24"/>
          <w:szCs w:val="24"/>
        </w:rPr>
        <w:t>O2</w:t>
      </w:r>
      <w:r>
        <w:rPr>
          <w:rFonts w:ascii="Times New Roman" w:eastAsia="宋体" w:hAnsi="宋体" w:cs="Times New Roman" w:hint="eastAsia"/>
          <w:sz w:val="24"/>
          <w:szCs w:val="24"/>
        </w:rPr>
        <w:t>优化；编译器构建；前端开发；</w:t>
      </w:r>
      <w:r>
        <w:rPr>
          <w:rFonts w:ascii="Times New Roman" w:eastAsia="宋体" w:hAnsi="宋体" w:cs="Times New Roman" w:hint="eastAsia"/>
          <w:sz w:val="24"/>
          <w:szCs w:val="24"/>
        </w:rPr>
        <w:t>LLVM</w:t>
      </w:r>
      <w:r>
        <w:rPr>
          <w:rFonts w:ascii="Times New Roman" w:eastAsia="宋体" w:hAnsi="宋体" w:cs="Times New Roman" w:hint="eastAsia"/>
          <w:sz w:val="24"/>
          <w:szCs w:val="24"/>
        </w:rPr>
        <w:t>；软件工程；性能测试；持续集成</w:t>
      </w:r>
    </w:p>
    <w:p w14:paraId="5B020B7D" w14:textId="77777777" w:rsidR="00963861" w:rsidRDefault="00963861" w:rsidP="00963861">
      <w:pPr>
        <w:widowControl/>
        <w:ind w:firstLineChars="200" w:firstLine="482"/>
        <w:jc w:val="left"/>
        <w:rPr>
          <w:rFonts w:ascii="黑体" w:eastAsia="黑体" w:hAnsi="宋体" w:cs="Times New Roman"/>
          <w:b/>
          <w:sz w:val="24"/>
          <w:szCs w:val="24"/>
        </w:rPr>
      </w:pPr>
    </w:p>
    <w:p w14:paraId="787FAD0C" w14:textId="77777777" w:rsidR="00963861" w:rsidRDefault="00963861" w:rsidP="00963861">
      <w:pPr>
        <w:widowControl/>
        <w:ind w:firstLineChars="200" w:firstLine="482"/>
        <w:jc w:val="left"/>
        <w:rPr>
          <w:rFonts w:ascii="黑体" w:eastAsia="黑体" w:hAnsi="宋体" w:cs="Times New Roman"/>
          <w:b/>
          <w:sz w:val="24"/>
          <w:szCs w:val="24"/>
        </w:rPr>
      </w:pPr>
    </w:p>
    <w:p w14:paraId="551EA21D" w14:textId="77777777" w:rsidR="00963861" w:rsidRDefault="00963861" w:rsidP="00963861">
      <w:pPr>
        <w:widowControl/>
        <w:ind w:firstLineChars="200" w:firstLine="482"/>
        <w:jc w:val="left"/>
        <w:rPr>
          <w:rFonts w:ascii="黑体" w:eastAsia="黑体" w:hAnsi="宋体" w:cs="Times New Roman"/>
          <w:b/>
          <w:sz w:val="24"/>
          <w:szCs w:val="24"/>
        </w:rPr>
      </w:pPr>
    </w:p>
    <w:p w14:paraId="133E1D03" w14:textId="77777777" w:rsidR="00963861" w:rsidRDefault="00963861" w:rsidP="00963861">
      <w:pPr>
        <w:widowControl/>
        <w:ind w:firstLineChars="200" w:firstLine="482"/>
        <w:jc w:val="left"/>
        <w:rPr>
          <w:rFonts w:ascii="黑体" w:eastAsia="黑体" w:hAnsi="宋体" w:cs="Times New Roman"/>
          <w:b/>
          <w:sz w:val="24"/>
          <w:szCs w:val="24"/>
        </w:rPr>
      </w:pPr>
    </w:p>
    <w:p w14:paraId="50EBB3D6" w14:textId="77777777" w:rsidR="00963861" w:rsidRDefault="00963861" w:rsidP="00963861">
      <w:pPr>
        <w:widowControl/>
        <w:ind w:firstLineChars="200" w:firstLine="482"/>
        <w:jc w:val="left"/>
        <w:rPr>
          <w:rFonts w:ascii="黑体" w:eastAsia="黑体" w:hAnsi="宋体" w:cs="Times New Roman"/>
          <w:b/>
          <w:sz w:val="24"/>
          <w:szCs w:val="24"/>
        </w:rPr>
      </w:pPr>
    </w:p>
    <w:p w14:paraId="7D5EF7F9" w14:textId="77777777" w:rsidR="00963861" w:rsidRDefault="00963861" w:rsidP="00963861">
      <w:pPr>
        <w:widowControl/>
        <w:ind w:firstLineChars="200" w:firstLine="482"/>
        <w:jc w:val="left"/>
        <w:rPr>
          <w:rFonts w:ascii="黑体" w:eastAsia="黑体" w:hAnsi="宋体" w:cs="Times New Roman"/>
          <w:b/>
          <w:sz w:val="24"/>
          <w:szCs w:val="24"/>
        </w:rPr>
      </w:pPr>
    </w:p>
    <w:p w14:paraId="3F5C067D" w14:textId="77777777" w:rsidR="00963861" w:rsidRDefault="00963861" w:rsidP="00963861">
      <w:pPr>
        <w:widowControl/>
        <w:ind w:firstLineChars="200" w:firstLine="482"/>
        <w:jc w:val="left"/>
        <w:rPr>
          <w:rFonts w:ascii="黑体" w:eastAsia="黑体" w:hAnsi="宋体" w:cs="Times New Roman"/>
          <w:b/>
          <w:sz w:val="24"/>
          <w:szCs w:val="24"/>
        </w:rPr>
      </w:pPr>
    </w:p>
    <w:p w14:paraId="4871CD24" w14:textId="77777777" w:rsidR="00963861" w:rsidRDefault="00963861" w:rsidP="00963861">
      <w:pPr>
        <w:widowControl/>
        <w:ind w:firstLineChars="200" w:firstLine="482"/>
        <w:jc w:val="left"/>
        <w:rPr>
          <w:rFonts w:ascii="黑体" w:eastAsia="黑体" w:hAnsi="宋体" w:cs="Times New Roman"/>
          <w:b/>
          <w:sz w:val="24"/>
          <w:szCs w:val="24"/>
        </w:rPr>
      </w:pPr>
    </w:p>
    <w:p w14:paraId="50D7AEDA" w14:textId="77777777" w:rsidR="00963861" w:rsidRDefault="00963861" w:rsidP="00963861">
      <w:pPr>
        <w:widowControl/>
        <w:ind w:firstLineChars="200" w:firstLine="482"/>
        <w:jc w:val="left"/>
        <w:rPr>
          <w:rFonts w:ascii="黑体" w:eastAsia="黑体" w:hAnsi="宋体" w:cs="Times New Roman"/>
          <w:b/>
          <w:sz w:val="24"/>
          <w:szCs w:val="24"/>
        </w:rPr>
      </w:pPr>
    </w:p>
    <w:p w14:paraId="7D5BB3B0" w14:textId="77777777" w:rsidR="00963861" w:rsidRDefault="00963861" w:rsidP="00963861">
      <w:pPr>
        <w:widowControl/>
        <w:ind w:firstLineChars="200" w:firstLine="482"/>
        <w:jc w:val="left"/>
        <w:rPr>
          <w:rFonts w:ascii="黑体" w:eastAsia="黑体" w:hAnsi="宋体" w:cs="Times New Roman"/>
          <w:b/>
          <w:sz w:val="24"/>
          <w:szCs w:val="24"/>
        </w:rPr>
      </w:pPr>
    </w:p>
    <w:sdt>
      <w:sdtPr>
        <w:rPr>
          <w:rFonts w:ascii="宋体" w:eastAsia="黑体" w:hAnsi="宋体"/>
          <w:b/>
          <w:sz w:val="36"/>
        </w:rPr>
        <w:id w:val="147461122"/>
        <w15:color w:val="DBDBDB"/>
        <w:docPartObj>
          <w:docPartGallery w:val="Table of Contents"/>
          <w:docPartUnique/>
        </w:docPartObj>
      </w:sdtPr>
      <w:sdtEndPr>
        <w:rPr>
          <w:rFonts w:eastAsia="宋体"/>
          <w:sz w:val="21"/>
        </w:rPr>
      </w:sdtEndPr>
      <w:sdtContent>
        <w:p w14:paraId="4209669E" w14:textId="77777777" w:rsidR="00963861" w:rsidRDefault="00963861" w:rsidP="00963861">
          <w:pPr>
            <w:spacing w:before="340" w:after="330" w:line="578" w:lineRule="auto"/>
            <w:jc w:val="center"/>
            <w:rPr>
              <w:rFonts w:eastAsia="黑体"/>
              <w:b/>
              <w:sz w:val="36"/>
            </w:rPr>
          </w:pPr>
          <w:r>
            <w:rPr>
              <w:rFonts w:ascii="宋体" w:eastAsia="黑体" w:hAnsi="宋体"/>
              <w:b/>
              <w:sz w:val="36"/>
            </w:rPr>
            <w:t>目录</w:t>
          </w:r>
        </w:p>
        <w:p w14:paraId="7DB282A7" w14:textId="77777777" w:rsidR="00963861" w:rsidRDefault="00963861" w:rsidP="00963861">
          <w:pPr>
            <w:pStyle w:val="TOC1"/>
            <w:tabs>
              <w:tab w:val="right" w:leader="dot" w:pos="8306"/>
            </w:tabs>
          </w:pPr>
          <w:r>
            <w:rPr>
              <w:rFonts w:ascii="Times New Roman" w:eastAsia="宋体"/>
              <w:sz w:val="24"/>
            </w:rPr>
            <w:fldChar w:fldCharType="begin"/>
          </w:r>
          <w:r>
            <w:rPr>
              <w:rFonts w:ascii="Times New Roman" w:eastAsia="宋体"/>
              <w:sz w:val="24"/>
            </w:rPr>
            <w:instrText xml:space="preserve">TOC \o "1-3" \h \u </w:instrText>
          </w:r>
          <w:r>
            <w:rPr>
              <w:rFonts w:ascii="Times New Roman" w:eastAsia="宋体"/>
              <w:sz w:val="24"/>
            </w:rPr>
            <w:fldChar w:fldCharType="separate"/>
          </w:r>
          <w:hyperlink w:anchor="_Toc12631" w:history="1">
            <w:r>
              <w:rPr>
                <w:rFonts w:ascii="Times New Roman" w:eastAsia="黑体" w:hAnsi="宋体" w:cs="宋体" w:hint="eastAsia"/>
                <w:szCs w:val="32"/>
              </w:rPr>
              <w:t>基于</w:t>
            </w:r>
            <w:r>
              <w:rPr>
                <w:rFonts w:ascii="Times New Roman" w:eastAsia="黑体" w:hAnsi="宋体" w:cs="宋体" w:hint="eastAsia"/>
                <w:szCs w:val="32"/>
              </w:rPr>
              <w:t>C++</w:t>
            </w:r>
            <w:r>
              <w:rPr>
                <w:rFonts w:ascii="Times New Roman" w:eastAsia="黑体" w:hAnsi="宋体" w:cs="宋体" w:hint="eastAsia"/>
                <w:szCs w:val="32"/>
              </w:rPr>
              <w:t>的自建语言</w:t>
            </w:r>
            <w:r>
              <w:rPr>
                <w:rFonts w:ascii="Times New Roman" w:eastAsia="黑体" w:hAnsi="宋体" w:cs="宋体" w:hint="eastAsia"/>
                <w:szCs w:val="32"/>
              </w:rPr>
              <w:t xml:space="preserve"> A66 </w:t>
            </w:r>
            <w:r>
              <w:rPr>
                <w:rFonts w:ascii="Times New Roman" w:eastAsia="黑体" w:hAnsi="宋体" w:cs="宋体" w:hint="eastAsia"/>
                <w:szCs w:val="32"/>
              </w:rPr>
              <w:t>的研究与开发</w:t>
            </w:r>
            <w:r>
              <w:tab/>
            </w:r>
            <w:r>
              <w:fldChar w:fldCharType="begin"/>
            </w:r>
            <w:r>
              <w:instrText xml:space="preserve"> PAGEREF _Toc12631 \h </w:instrText>
            </w:r>
            <w:r>
              <w:fldChar w:fldCharType="separate"/>
            </w:r>
            <w:r>
              <w:t>1</w:t>
            </w:r>
            <w:r>
              <w:fldChar w:fldCharType="end"/>
            </w:r>
          </w:hyperlink>
        </w:p>
        <w:p w14:paraId="444B36E8" w14:textId="77777777" w:rsidR="00963861" w:rsidRDefault="00000000" w:rsidP="00963861">
          <w:pPr>
            <w:pStyle w:val="TOC1"/>
            <w:tabs>
              <w:tab w:val="right" w:leader="dot" w:pos="8306"/>
            </w:tabs>
          </w:pPr>
          <w:hyperlink w:anchor="_Toc29054" w:history="1">
            <w:r w:rsidR="00963861">
              <w:rPr>
                <w:rFonts w:ascii="Times New Roman" w:eastAsia="黑体" w:hAnsi="Times New Roman" w:cs="Times New Roman" w:hint="eastAsia"/>
                <w:szCs w:val="36"/>
              </w:rPr>
              <w:t>摘要</w:t>
            </w:r>
            <w:r w:rsidR="00963861">
              <w:tab/>
            </w:r>
            <w:r w:rsidR="00963861">
              <w:fldChar w:fldCharType="begin"/>
            </w:r>
            <w:r w:rsidR="00963861">
              <w:instrText xml:space="preserve"> PAGEREF _Toc29054 \h </w:instrText>
            </w:r>
            <w:r w:rsidR="00963861">
              <w:fldChar w:fldCharType="separate"/>
            </w:r>
            <w:r w:rsidR="00963861">
              <w:t>1</w:t>
            </w:r>
            <w:r w:rsidR="00963861">
              <w:fldChar w:fldCharType="end"/>
            </w:r>
          </w:hyperlink>
        </w:p>
        <w:p w14:paraId="14862E09" w14:textId="77777777" w:rsidR="00963861" w:rsidRDefault="00000000" w:rsidP="00963861">
          <w:pPr>
            <w:pStyle w:val="TOC1"/>
            <w:tabs>
              <w:tab w:val="right" w:leader="dot" w:pos="8306"/>
            </w:tabs>
          </w:pPr>
          <w:hyperlink w:anchor="_Toc3433" w:history="1">
            <w:r w:rsidR="00963861">
              <w:rPr>
                <w:rFonts w:ascii="Times New Roman" w:eastAsia="黑体" w:hint="eastAsia"/>
              </w:rPr>
              <w:t>第</w:t>
            </w:r>
            <w:r w:rsidR="00963861">
              <w:rPr>
                <w:rFonts w:ascii="Times New Roman" w:eastAsia="黑体" w:hint="eastAsia"/>
              </w:rPr>
              <w:t>1</w:t>
            </w:r>
            <w:r w:rsidR="00963861">
              <w:rPr>
                <w:rFonts w:ascii="Times New Roman" w:eastAsia="黑体" w:hint="eastAsia"/>
              </w:rPr>
              <w:t>章</w:t>
            </w:r>
            <w:r w:rsidR="00963861">
              <w:rPr>
                <w:rFonts w:ascii="Times New Roman" w:eastAsia="黑体" w:hint="eastAsia"/>
              </w:rPr>
              <w:t xml:space="preserve"> </w:t>
            </w:r>
            <w:r w:rsidR="00963861">
              <w:rPr>
                <w:rFonts w:ascii="Times New Roman" w:eastAsia="黑体" w:hint="eastAsia"/>
              </w:rPr>
              <w:t>前言</w:t>
            </w:r>
            <w:r w:rsidR="00963861">
              <w:tab/>
            </w:r>
            <w:r w:rsidR="00963861">
              <w:fldChar w:fldCharType="begin"/>
            </w:r>
            <w:r w:rsidR="00963861">
              <w:instrText xml:space="preserve"> PAGEREF _Toc3433 \h </w:instrText>
            </w:r>
            <w:r w:rsidR="00963861">
              <w:fldChar w:fldCharType="separate"/>
            </w:r>
            <w:r w:rsidR="00963861">
              <w:t>6</w:t>
            </w:r>
            <w:r w:rsidR="00963861">
              <w:fldChar w:fldCharType="end"/>
            </w:r>
          </w:hyperlink>
        </w:p>
        <w:p w14:paraId="7AA0DB3E" w14:textId="77777777" w:rsidR="00963861" w:rsidRDefault="00000000" w:rsidP="00963861">
          <w:pPr>
            <w:pStyle w:val="TOC2"/>
            <w:tabs>
              <w:tab w:val="right" w:leader="dot" w:pos="8306"/>
            </w:tabs>
          </w:pPr>
          <w:hyperlink w:anchor="_Toc16698" w:history="1">
            <w:r w:rsidR="00963861">
              <w:rPr>
                <w:rFonts w:ascii="Times New Roman" w:eastAsia="黑体" w:hint="eastAsia"/>
              </w:rPr>
              <w:t>1</w:t>
            </w:r>
            <w:r w:rsidR="00963861">
              <w:rPr>
                <w:rFonts w:ascii="Times New Roman" w:eastAsia="黑体"/>
              </w:rPr>
              <w:t xml:space="preserve">.1 </w:t>
            </w:r>
            <w:r w:rsidR="00963861">
              <w:rPr>
                <w:rFonts w:ascii="Times New Roman" w:eastAsia="黑体" w:hint="eastAsia"/>
              </w:rPr>
              <w:t>研究动机和意义</w:t>
            </w:r>
            <w:r w:rsidR="00963861">
              <w:tab/>
            </w:r>
            <w:r w:rsidR="00963861">
              <w:fldChar w:fldCharType="begin"/>
            </w:r>
            <w:r w:rsidR="00963861">
              <w:instrText xml:space="preserve"> PAGEREF _Toc16698 \h </w:instrText>
            </w:r>
            <w:r w:rsidR="00963861">
              <w:fldChar w:fldCharType="separate"/>
            </w:r>
            <w:r w:rsidR="00963861">
              <w:t>6</w:t>
            </w:r>
            <w:r w:rsidR="00963861">
              <w:fldChar w:fldCharType="end"/>
            </w:r>
          </w:hyperlink>
        </w:p>
        <w:p w14:paraId="0807E0C6" w14:textId="77777777" w:rsidR="00963861" w:rsidRDefault="00000000" w:rsidP="00963861">
          <w:pPr>
            <w:pStyle w:val="TOC2"/>
            <w:tabs>
              <w:tab w:val="right" w:leader="dot" w:pos="8306"/>
            </w:tabs>
          </w:pPr>
          <w:hyperlink w:anchor="_Toc17157" w:history="1">
            <w:r w:rsidR="00963861">
              <w:rPr>
                <w:rFonts w:ascii="Times New Roman" w:eastAsia="黑体" w:hint="eastAsia"/>
              </w:rPr>
              <w:t>1</w:t>
            </w:r>
            <w:r w:rsidR="00963861">
              <w:rPr>
                <w:rFonts w:ascii="Times New Roman" w:eastAsia="黑体"/>
              </w:rPr>
              <w:t xml:space="preserve">.2 </w:t>
            </w:r>
            <w:r w:rsidR="00963861">
              <w:rPr>
                <w:rFonts w:ascii="Times New Roman" w:eastAsia="黑体"/>
              </w:rPr>
              <w:t>国内外研究综述</w:t>
            </w:r>
            <w:r w:rsidR="00963861">
              <w:tab/>
            </w:r>
            <w:r w:rsidR="00963861">
              <w:fldChar w:fldCharType="begin"/>
            </w:r>
            <w:r w:rsidR="00963861">
              <w:instrText xml:space="preserve"> PAGEREF _Toc17157 \h </w:instrText>
            </w:r>
            <w:r w:rsidR="00963861">
              <w:fldChar w:fldCharType="separate"/>
            </w:r>
            <w:r w:rsidR="00963861">
              <w:t>6</w:t>
            </w:r>
            <w:r w:rsidR="00963861">
              <w:fldChar w:fldCharType="end"/>
            </w:r>
          </w:hyperlink>
        </w:p>
        <w:p w14:paraId="3146BA29" w14:textId="77777777" w:rsidR="00963861" w:rsidRDefault="00000000" w:rsidP="00963861">
          <w:pPr>
            <w:pStyle w:val="TOC3"/>
            <w:tabs>
              <w:tab w:val="right" w:leader="dot" w:pos="8306"/>
            </w:tabs>
          </w:pPr>
          <w:hyperlink w:anchor="_Toc11878" w:history="1">
            <w:r w:rsidR="00963861">
              <w:rPr>
                <w:rFonts w:ascii="Times New Roman" w:eastAsia="宋体" w:hint="eastAsia"/>
                <w:bCs/>
              </w:rPr>
              <w:t>1.2.1</w:t>
            </w:r>
            <w:r w:rsidR="00963861">
              <w:rPr>
                <w:rFonts w:ascii="Times New Roman" w:eastAsia="宋体" w:hint="eastAsia"/>
                <w:bCs/>
              </w:rPr>
              <w:t>编译器优化技术</w:t>
            </w:r>
            <w:r w:rsidR="00963861">
              <w:tab/>
            </w:r>
            <w:r w:rsidR="00963861">
              <w:fldChar w:fldCharType="begin"/>
            </w:r>
            <w:r w:rsidR="00963861">
              <w:instrText xml:space="preserve"> PAGEREF _Toc11878 \h </w:instrText>
            </w:r>
            <w:r w:rsidR="00963861">
              <w:fldChar w:fldCharType="separate"/>
            </w:r>
            <w:r w:rsidR="00963861">
              <w:t>6</w:t>
            </w:r>
            <w:r w:rsidR="00963861">
              <w:fldChar w:fldCharType="end"/>
            </w:r>
          </w:hyperlink>
        </w:p>
        <w:p w14:paraId="01609383" w14:textId="77777777" w:rsidR="00963861" w:rsidRDefault="00000000" w:rsidP="00963861">
          <w:pPr>
            <w:pStyle w:val="TOC3"/>
            <w:tabs>
              <w:tab w:val="right" w:leader="dot" w:pos="8306"/>
            </w:tabs>
          </w:pPr>
          <w:hyperlink w:anchor="_Toc14676" w:history="1">
            <w:r w:rsidR="00963861">
              <w:rPr>
                <w:rFonts w:ascii="Times New Roman" w:eastAsia="宋体" w:hint="eastAsia"/>
                <w:bCs/>
              </w:rPr>
              <w:t>1.2.2</w:t>
            </w:r>
            <w:r w:rsidR="00963861">
              <w:rPr>
                <w:rFonts w:ascii="Times New Roman" w:eastAsia="宋体" w:hint="eastAsia"/>
                <w:bCs/>
              </w:rPr>
              <w:t>新编程语言的发展</w:t>
            </w:r>
            <w:r w:rsidR="00963861">
              <w:tab/>
            </w:r>
            <w:r w:rsidR="00963861">
              <w:fldChar w:fldCharType="begin"/>
            </w:r>
            <w:r w:rsidR="00963861">
              <w:instrText xml:space="preserve"> PAGEREF _Toc14676 \h </w:instrText>
            </w:r>
            <w:r w:rsidR="00963861">
              <w:fldChar w:fldCharType="separate"/>
            </w:r>
            <w:r w:rsidR="00963861">
              <w:t>7</w:t>
            </w:r>
            <w:r w:rsidR="00963861">
              <w:fldChar w:fldCharType="end"/>
            </w:r>
          </w:hyperlink>
        </w:p>
        <w:p w14:paraId="7107A92E" w14:textId="77777777" w:rsidR="00963861" w:rsidRDefault="00000000" w:rsidP="00963861">
          <w:pPr>
            <w:pStyle w:val="TOC3"/>
            <w:tabs>
              <w:tab w:val="right" w:leader="dot" w:pos="8306"/>
            </w:tabs>
          </w:pPr>
          <w:hyperlink w:anchor="_Toc27661" w:history="1">
            <w:r w:rsidR="00963861">
              <w:rPr>
                <w:rFonts w:ascii="Times New Roman" w:eastAsia="宋体" w:hint="eastAsia"/>
                <w:bCs/>
              </w:rPr>
              <w:t>1.2.3</w:t>
            </w:r>
            <w:r w:rsidR="00963861">
              <w:rPr>
                <w:rFonts w:ascii="Times New Roman" w:eastAsia="宋体" w:hint="eastAsia"/>
                <w:bCs/>
              </w:rPr>
              <w:t>编译器技术</w:t>
            </w:r>
            <w:r w:rsidR="00963861">
              <w:tab/>
            </w:r>
            <w:r w:rsidR="00963861">
              <w:fldChar w:fldCharType="begin"/>
            </w:r>
            <w:r w:rsidR="00963861">
              <w:instrText xml:space="preserve"> PAGEREF _Toc27661 \h </w:instrText>
            </w:r>
            <w:r w:rsidR="00963861">
              <w:fldChar w:fldCharType="separate"/>
            </w:r>
            <w:r w:rsidR="00963861">
              <w:t>7</w:t>
            </w:r>
            <w:r w:rsidR="00963861">
              <w:fldChar w:fldCharType="end"/>
            </w:r>
          </w:hyperlink>
        </w:p>
        <w:p w14:paraId="4DF24A70" w14:textId="77777777" w:rsidR="00963861" w:rsidRDefault="00000000" w:rsidP="00963861">
          <w:pPr>
            <w:pStyle w:val="TOC3"/>
            <w:tabs>
              <w:tab w:val="right" w:leader="dot" w:pos="8306"/>
            </w:tabs>
          </w:pPr>
          <w:hyperlink w:anchor="_Toc26953" w:history="1">
            <w:r w:rsidR="00963861">
              <w:rPr>
                <w:rFonts w:ascii="Times New Roman" w:eastAsia="宋体" w:hint="eastAsia"/>
                <w:bCs/>
              </w:rPr>
              <w:t>1.2.4</w:t>
            </w:r>
            <w:r w:rsidR="00963861">
              <w:rPr>
                <w:rFonts w:ascii="Times New Roman" w:eastAsia="宋体" w:hint="eastAsia"/>
                <w:bCs/>
              </w:rPr>
              <w:t>机器学习和</w:t>
            </w:r>
            <w:r w:rsidR="00963861">
              <w:rPr>
                <w:rFonts w:ascii="Times New Roman" w:eastAsia="宋体" w:hint="eastAsia"/>
                <w:bCs/>
              </w:rPr>
              <w:t>AI</w:t>
            </w:r>
            <w:r w:rsidR="00963861">
              <w:tab/>
            </w:r>
            <w:r w:rsidR="00963861">
              <w:fldChar w:fldCharType="begin"/>
            </w:r>
            <w:r w:rsidR="00963861">
              <w:instrText xml:space="preserve"> PAGEREF _Toc26953 \h </w:instrText>
            </w:r>
            <w:r w:rsidR="00963861">
              <w:fldChar w:fldCharType="separate"/>
            </w:r>
            <w:r w:rsidR="00963861">
              <w:t>7</w:t>
            </w:r>
            <w:r w:rsidR="00963861">
              <w:fldChar w:fldCharType="end"/>
            </w:r>
          </w:hyperlink>
        </w:p>
        <w:p w14:paraId="631E9250" w14:textId="77777777" w:rsidR="00963861" w:rsidRDefault="00000000" w:rsidP="00963861">
          <w:pPr>
            <w:pStyle w:val="TOC3"/>
            <w:tabs>
              <w:tab w:val="right" w:leader="dot" w:pos="8306"/>
            </w:tabs>
          </w:pPr>
          <w:hyperlink w:anchor="_Toc16785" w:history="1">
            <w:r w:rsidR="00963861">
              <w:rPr>
                <w:rFonts w:ascii="Times New Roman" w:eastAsia="宋体" w:hint="eastAsia"/>
                <w:bCs/>
              </w:rPr>
              <w:t>1.2.5</w:t>
            </w:r>
            <w:r w:rsidR="00963861">
              <w:rPr>
                <w:rFonts w:ascii="Times New Roman" w:eastAsia="宋体" w:hint="eastAsia"/>
                <w:bCs/>
              </w:rPr>
              <w:t>跨平台和多语言编译器</w:t>
            </w:r>
            <w:r w:rsidR="00963861">
              <w:tab/>
            </w:r>
            <w:r w:rsidR="00963861">
              <w:fldChar w:fldCharType="begin"/>
            </w:r>
            <w:r w:rsidR="00963861">
              <w:instrText xml:space="preserve"> PAGEREF _Toc16785 \h </w:instrText>
            </w:r>
            <w:r w:rsidR="00963861">
              <w:fldChar w:fldCharType="separate"/>
            </w:r>
            <w:r w:rsidR="00963861">
              <w:t>7</w:t>
            </w:r>
            <w:r w:rsidR="00963861">
              <w:fldChar w:fldCharType="end"/>
            </w:r>
          </w:hyperlink>
        </w:p>
        <w:p w14:paraId="26DFE8EC" w14:textId="77777777" w:rsidR="00963861" w:rsidRDefault="00000000" w:rsidP="00963861">
          <w:pPr>
            <w:pStyle w:val="TOC2"/>
            <w:tabs>
              <w:tab w:val="right" w:leader="dot" w:pos="8306"/>
            </w:tabs>
          </w:pPr>
          <w:hyperlink w:anchor="_Toc22577" w:history="1">
            <w:r w:rsidR="00963861">
              <w:rPr>
                <w:rFonts w:ascii="Times New Roman" w:eastAsia="黑体" w:hint="eastAsia"/>
              </w:rPr>
              <w:t>1</w:t>
            </w:r>
            <w:r w:rsidR="00963861">
              <w:rPr>
                <w:rFonts w:ascii="Times New Roman" w:eastAsia="黑体"/>
              </w:rPr>
              <w:t xml:space="preserve">.3 </w:t>
            </w:r>
            <w:r w:rsidR="00963861">
              <w:rPr>
                <w:rFonts w:ascii="Times New Roman" w:eastAsia="黑体"/>
              </w:rPr>
              <w:t>研究内容</w:t>
            </w:r>
            <w:r w:rsidR="00963861">
              <w:rPr>
                <w:rFonts w:ascii="Times New Roman" w:eastAsia="黑体" w:hint="eastAsia"/>
              </w:rPr>
              <w:t>和</w:t>
            </w:r>
            <w:r w:rsidR="00963861">
              <w:rPr>
                <w:rFonts w:ascii="Times New Roman" w:eastAsia="黑体"/>
              </w:rPr>
              <w:t>成果</w:t>
            </w:r>
            <w:r w:rsidR="00963861">
              <w:tab/>
            </w:r>
            <w:r w:rsidR="00963861">
              <w:fldChar w:fldCharType="begin"/>
            </w:r>
            <w:r w:rsidR="00963861">
              <w:instrText xml:space="preserve"> PAGEREF _Toc22577 \h </w:instrText>
            </w:r>
            <w:r w:rsidR="00963861">
              <w:fldChar w:fldCharType="separate"/>
            </w:r>
            <w:r w:rsidR="00963861">
              <w:t>7</w:t>
            </w:r>
            <w:r w:rsidR="00963861">
              <w:fldChar w:fldCharType="end"/>
            </w:r>
          </w:hyperlink>
        </w:p>
        <w:p w14:paraId="76F761C0" w14:textId="77777777" w:rsidR="00963861" w:rsidRDefault="00000000" w:rsidP="00963861">
          <w:pPr>
            <w:pStyle w:val="TOC3"/>
            <w:tabs>
              <w:tab w:val="right" w:leader="dot" w:pos="8306"/>
            </w:tabs>
          </w:pPr>
          <w:hyperlink w:anchor="_Toc18328" w:history="1">
            <w:r w:rsidR="00963861">
              <w:rPr>
                <w:rFonts w:ascii="Times New Roman" w:eastAsia="宋体" w:hint="eastAsia"/>
                <w:bCs/>
              </w:rPr>
              <w:t xml:space="preserve">1.3.1 </w:t>
            </w:r>
            <w:r w:rsidR="00963861">
              <w:rPr>
                <w:rFonts w:ascii="Times New Roman" w:eastAsia="宋体"/>
                <w:bCs/>
              </w:rPr>
              <w:t>A66</w:t>
            </w:r>
            <w:r w:rsidR="00963861">
              <w:rPr>
                <w:rFonts w:ascii="Times New Roman" w:eastAsia="宋体"/>
                <w:bCs/>
              </w:rPr>
              <w:t>编程语言</w:t>
            </w:r>
            <w:r w:rsidR="00963861">
              <w:tab/>
            </w:r>
            <w:r w:rsidR="00963861">
              <w:fldChar w:fldCharType="begin"/>
            </w:r>
            <w:r w:rsidR="00963861">
              <w:instrText xml:space="preserve"> PAGEREF _Toc18328 \h </w:instrText>
            </w:r>
            <w:r w:rsidR="00963861">
              <w:fldChar w:fldCharType="separate"/>
            </w:r>
            <w:r w:rsidR="00963861">
              <w:t>7</w:t>
            </w:r>
            <w:r w:rsidR="00963861">
              <w:fldChar w:fldCharType="end"/>
            </w:r>
          </w:hyperlink>
        </w:p>
        <w:p w14:paraId="0B6DEF8D" w14:textId="77777777" w:rsidR="00963861" w:rsidRDefault="00000000" w:rsidP="00963861">
          <w:pPr>
            <w:pStyle w:val="TOC3"/>
            <w:tabs>
              <w:tab w:val="right" w:leader="dot" w:pos="8306"/>
            </w:tabs>
          </w:pPr>
          <w:hyperlink w:anchor="_Toc27266" w:history="1">
            <w:r w:rsidR="00963861">
              <w:rPr>
                <w:rFonts w:ascii="Times New Roman" w:eastAsia="宋体" w:hint="eastAsia"/>
                <w:bCs/>
              </w:rPr>
              <w:t xml:space="preserve">1.3.2 </w:t>
            </w:r>
            <w:r w:rsidR="00963861">
              <w:rPr>
                <w:rFonts w:ascii="Times New Roman" w:eastAsia="宋体" w:hint="eastAsia"/>
                <w:bCs/>
              </w:rPr>
              <w:t>编译器和运行时环境</w:t>
            </w:r>
            <w:r w:rsidR="00963861">
              <w:tab/>
            </w:r>
            <w:r w:rsidR="00963861">
              <w:fldChar w:fldCharType="begin"/>
            </w:r>
            <w:r w:rsidR="00963861">
              <w:instrText xml:space="preserve"> PAGEREF _Toc27266 \h </w:instrText>
            </w:r>
            <w:r w:rsidR="00963861">
              <w:fldChar w:fldCharType="separate"/>
            </w:r>
            <w:r w:rsidR="00963861">
              <w:t>7</w:t>
            </w:r>
            <w:r w:rsidR="00963861">
              <w:fldChar w:fldCharType="end"/>
            </w:r>
          </w:hyperlink>
        </w:p>
        <w:p w14:paraId="138B9DD0" w14:textId="77777777" w:rsidR="00963861" w:rsidRDefault="00000000" w:rsidP="00963861">
          <w:pPr>
            <w:pStyle w:val="TOC3"/>
            <w:tabs>
              <w:tab w:val="right" w:leader="dot" w:pos="8306"/>
            </w:tabs>
          </w:pPr>
          <w:hyperlink w:anchor="_Toc19866" w:history="1">
            <w:r w:rsidR="00963861">
              <w:rPr>
                <w:rFonts w:ascii="Times New Roman" w:eastAsia="宋体" w:hint="eastAsia"/>
                <w:bCs/>
              </w:rPr>
              <w:t xml:space="preserve">1.3.3 </w:t>
            </w:r>
            <w:r w:rsidR="00963861">
              <w:rPr>
                <w:rFonts w:ascii="Times New Roman" w:eastAsia="宋体" w:hint="eastAsia"/>
                <w:bCs/>
              </w:rPr>
              <w:t>前端界面</w:t>
            </w:r>
            <w:r w:rsidR="00963861">
              <w:tab/>
            </w:r>
            <w:r w:rsidR="00963861">
              <w:fldChar w:fldCharType="begin"/>
            </w:r>
            <w:r w:rsidR="00963861">
              <w:instrText xml:space="preserve"> PAGEREF _Toc19866 \h </w:instrText>
            </w:r>
            <w:r w:rsidR="00963861">
              <w:fldChar w:fldCharType="separate"/>
            </w:r>
            <w:r w:rsidR="00963861">
              <w:t>7</w:t>
            </w:r>
            <w:r w:rsidR="00963861">
              <w:fldChar w:fldCharType="end"/>
            </w:r>
          </w:hyperlink>
        </w:p>
        <w:p w14:paraId="6E31E0C5" w14:textId="77777777" w:rsidR="00963861" w:rsidRDefault="00000000" w:rsidP="00963861">
          <w:pPr>
            <w:pStyle w:val="TOC3"/>
            <w:tabs>
              <w:tab w:val="right" w:leader="dot" w:pos="8306"/>
            </w:tabs>
          </w:pPr>
          <w:hyperlink w:anchor="_Toc9024" w:history="1">
            <w:r w:rsidR="00963861">
              <w:rPr>
                <w:rFonts w:ascii="Times New Roman" w:eastAsia="宋体" w:hint="eastAsia"/>
                <w:bCs/>
              </w:rPr>
              <w:t xml:space="preserve">1.3.4 </w:t>
            </w:r>
            <w:r w:rsidR="00963861">
              <w:rPr>
                <w:rFonts w:ascii="Times New Roman" w:eastAsia="宋体" w:hint="eastAsia"/>
                <w:bCs/>
              </w:rPr>
              <w:t>文档和教育资料</w:t>
            </w:r>
            <w:r w:rsidR="00963861">
              <w:tab/>
            </w:r>
            <w:r w:rsidR="00963861">
              <w:fldChar w:fldCharType="begin"/>
            </w:r>
            <w:r w:rsidR="00963861">
              <w:instrText xml:space="preserve"> PAGEREF _Toc9024 \h </w:instrText>
            </w:r>
            <w:r w:rsidR="00963861">
              <w:fldChar w:fldCharType="separate"/>
            </w:r>
            <w:r w:rsidR="00963861">
              <w:t>8</w:t>
            </w:r>
            <w:r w:rsidR="00963861">
              <w:fldChar w:fldCharType="end"/>
            </w:r>
          </w:hyperlink>
        </w:p>
        <w:p w14:paraId="0A88C5DA" w14:textId="77777777" w:rsidR="00963861" w:rsidRDefault="00000000" w:rsidP="00963861">
          <w:pPr>
            <w:pStyle w:val="TOC3"/>
            <w:tabs>
              <w:tab w:val="right" w:leader="dot" w:pos="8306"/>
            </w:tabs>
          </w:pPr>
          <w:hyperlink w:anchor="_Toc15923" w:history="1">
            <w:r w:rsidR="00963861">
              <w:rPr>
                <w:rFonts w:ascii="Times New Roman" w:eastAsia="宋体" w:hint="eastAsia"/>
                <w:bCs/>
              </w:rPr>
              <w:t xml:space="preserve">1.3.5 </w:t>
            </w:r>
            <w:r w:rsidR="00963861">
              <w:rPr>
                <w:rFonts w:ascii="Times New Roman" w:eastAsia="宋体" w:hint="eastAsia"/>
                <w:bCs/>
              </w:rPr>
              <w:t>测试和质量保障</w:t>
            </w:r>
            <w:r w:rsidR="00963861">
              <w:tab/>
            </w:r>
            <w:r w:rsidR="00963861">
              <w:fldChar w:fldCharType="begin"/>
            </w:r>
            <w:r w:rsidR="00963861">
              <w:instrText xml:space="preserve"> PAGEREF _Toc15923 \h </w:instrText>
            </w:r>
            <w:r w:rsidR="00963861">
              <w:fldChar w:fldCharType="separate"/>
            </w:r>
            <w:r w:rsidR="00963861">
              <w:t>8</w:t>
            </w:r>
            <w:r w:rsidR="00963861">
              <w:fldChar w:fldCharType="end"/>
            </w:r>
          </w:hyperlink>
        </w:p>
        <w:p w14:paraId="3C1AFF68" w14:textId="77777777" w:rsidR="00963861" w:rsidRDefault="00000000" w:rsidP="00963861">
          <w:pPr>
            <w:pStyle w:val="TOC3"/>
            <w:tabs>
              <w:tab w:val="right" w:leader="dot" w:pos="8306"/>
            </w:tabs>
          </w:pPr>
          <w:hyperlink w:anchor="_Toc3995" w:history="1">
            <w:r w:rsidR="00963861">
              <w:rPr>
                <w:rFonts w:ascii="Times New Roman" w:eastAsia="宋体" w:hint="eastAsia"/>
                <w:bCs/>
              </w:rPr>
              <w:t xml:space="preserve">1.3.6 </w:t>
            </w:r>
            <w:r w:rsidR="00963861">
              <w:rPr>
                <w:rFonts w:ascii="Times New Roman" w:eastAsia="宋体" w:hint="eastAsia"/>
                <w:bCs/>
              </w:rPr>
              <w:t>开发工具和开发环境</w:t>
            </w:r>
            <w:r w:rsidR="00963861">
              <w:tab/>
            </w:r>
            <w:r w:rsidR="00963861">
              <w:fldChar w:fldCharType="begin"/>
            </w:r>
            <w:r w:rsidR="00963861">
              <w:instrText xml:space="preserve"> PAGEREF _Toc3995 \h </w:instrText>
            </w:r>
            <w:r w:rsidR="00963861">
              <w:fldChar w:fldCharType="separate"/>
            </w:r>
            <w:r w:rsidR="00963861">
              <w:t>8</w:t>
            </w:r>
            <w:r w:rsidR="00963861">
              <w:fldChar w:fldCharType="end"/>
            </w:r>
          </w:hyperlink>
        </w:p>
        <w:p w14:paraId="72C50FFF" w14:textId="77777777" w:rsidR="00963861" w:rsidRDefault="00000000" w:rsidP="00963861">
          <w:pPr>
            <w:pStyle w:val="TOC2"/>
            <w:tabs>
              <w:tab w:val="right" w:leader="dot" w:pos="8306"/>
            </w:tabs>
          </w:pPr>
          <w:hyperlink w:anchor="_Toc4813" w:history="1">
            <w:r w:rsidR="00963861">
              <w:rPr>
                <w:rFonts w:ascii="Times New Roman" w:eastAsia="黑体" w:hint="eastAsia"/>
              </w:rPr>
              <w:t>1</w:t>
            </w:r>
            <w:r w:rsidR="00963861">
              <w:rPr>
                <w:rFonts w:ascii="Times New Roman" w:eastAsia="黑体"/>
              </w:rPr>
              <w:t xml:space="preserve">.4 </w:t>
            </w:r>
            <w:r w:rsidR="00963861">
              <w:rPr>
                <w:rFonts w:ascii="Times New Roman" w:eastAsia="黑体" w:hint="eastAsia"/>
              </w:rPr>
              <w:t>论文组织结构</w:t>
            </w:r>
            <w:r w:rsidR="00963861">
              <w:tab/>
            </w:r>
            <w:r w:rsidR="00963861">
              <w:fldChar w:fldCharType="begin"/>
            </w:r>
            <w:r w:rsidR="00963861">
              <w:instrText xml:space="preserve"> PAGEREF _Toc4813 \h </w:instrText>
            </w:r>
            <w:r w:rsidR="00963861">
              <w:fldChar w:fldCharType="separate"/>
            </w:r>
            <w:r w:rsidR="00963861">
              <w:t>8</w:t>
            </w:r>
            <w:r w:rsidR="00963861">
              <w:fldChar w:fldCharType="end"/>
            </w:r>
          </w:hyperlink>
        </w:p>
        <w:p w14:paraId="0D0393F7" w14:textId="77777777" w:rsidR="00963861" w:rsidRDefault="00000000" w:rsidP="00963861">
          <w:pPr>
            <w:pStyle w:val="TOC1"/>
            <w:tabs>
              <w:tab w:val="right" w:leader="dot" w:pos="8306"/>
            </w:tabs>
          </w:pPr>
          <w:hyperlink w:anchor="_Toc18535" w:history="1">
            <w:r w:rsidR="00963861">
              <w:rPr>
                <w:rFonts w:ascii="Times New Roman" w:eastAsia="黑体" w:hint="eastAsia"/>
              </w:rPr>
              <w:t>第</w:t>
            </w:r>
            <w:r w:rsidR="00963861">
              <w:rPr>
                <w:rFonts w:ascii="Times New Roman" w:eastAsia="黑体" w:hint="eastAsia"/>
              </w:rPr>
              <w:t>2</w:t>
            </w:r>
            <w:r w:rsidR="00963861">
              <w:rPr>
                <w:rFonts w:ascii="Times New Roman" w:eastAsia="黑体" w:hint="eastAsia"/>
              </w:rPr>
              <w:t>章</w:t>
            </w:r>
            <w:r w:rsidR="00963861">
              <w:rPr>
                <w:rFonts w:ascii="Times New Roman" w:eastAsia="黑体"/>
              </w:rPr>
              <w:t xml:space="preserve"> </w:t>
            </w:r>
            <w:r w:rsidR="00963861">
              <w:rPr>
                <w:rFonts w:ascii="Times New Roman" w:eastAsia="黑体" w:hint="eastAsia"/>
              </w:rPr>
              <w:t>论文</w:t>
            </w:r>
            <w:r w:rsidR="00963861">
              <w:rPr>
                <w:rFonts w:ascii="Times New Roman" w:eastAsia="黑体"/>
              </w:rPr>
              <w:t>综述</w:t>
            </w:r>
            <w:r w:rsidR="00963861">
              <w:tab/>
            </w:r>
            <w:r w:rsidR="00963861">
              <w:fldChar w:fldCharType="begin"/>
            </w:r>
            <w:r w:rsidR="00963861">
              <w:instrText xml:space="preserve"> PAGEREF _Toc18535 \h </w:instrText>
            </w:r>
            <w:r w:rsidR="00963861">
              <w:fldChar w:fldCharType="separate"/>
            </w:r>
            <w:r w:rsidR="00963861">
              <w:t>9</w:t>
            </w:r>
            <w:r w:rsidR="00963861">
              <w:fldChar w:fldCharType="end"/>
            </w:r>
          </w:hyperlink>
        </w:p>
        <w:p w14:paraId="5D50149D" w14:textId="77777777" w:rsidR="00963861" w:rsidRDefault="00000000" w:rsidP="00963861">
          <w:pPr>
            <w:pStyle w:val="TOC2"/>
            <w:tabs>
              <w:tab w:val="right" w:leader="dot" w:pos="8306"/>
            </w:tabs>
          </w:pPr>
          <w:hyperlink w:anchor="_Toc14775" w:history="1">
            <w:r w:rsidR="00963861">
              <w:rPr>
                <w:rFonts w:ascii="Times New Roman" w:eastAsia="黑体"/>
              </w:rPr>
              <w:t>2.1</w:t>
            </w:r>
            <w:r w:rsidR="00963861">
              <w:rPr>
                <w:rFonts w:ascii="Times New Roman" w:eastAsia="黑体" w:hint="eastAsia"/>
              </w:rPr>
              <w:t xml:space="preserve"> </w:t>
            </w:r>
            <w:r w:rsidR="00963861">
              <w:rPr>
                <w:rFonts w:ascii="Times New Roman" w:eastAsia="黑体"/>
              </w:rPr>
              <w:t>编程语言和语言设计的相关概念</w:t>
            </w:r>
            <w:r w:rsidR="00963861">
              <w:tab/>
            </w:r>
            <w:r w:rsidR="00963861">
              <w:fldChar w:fldCharType="begin"/>
            </w:r>
            <w:r w:rsidR="00963861">
              <w:instrText xml:space="preserve"> PAGEREF _Toc14775 \h </w:instrText>
            </w:r>
            <w:r w:rsidR="00963861">
              <w:fldChar w:fldCharType="separate"/>
            </w:r>
            <w:r w:rsidR="00963861">
              <w:t>9</w:t>
            </w:r>
            <w:r w:rsidR="00963861">
              <w:fldChar w:fldCharType="end"/>
            </w:r>
          </w:hyperlink>
        </w:p>
        <w:p w14:paraId="6433B97A" w14:textId="77777777" w:rsidR="00963861" w:rsidRDefault="00000000" w:rsidP="00963861">
          <w:pPr>
            <w:pStyle w:val="TOC3"/>
            <w:tabs>
              <w:tab w:val="right" w:leader="dot" w:pos="8306"/>
            </w:tabs>
          </w:pPr>
          <w:hyperlink w:anchor="_Toc90" w:history="1">
            <w:r w:rsidR="00963861">
              <w:rPr>
                <w:rFonts w:ascii="Times New Roman" w:eastAsia="宋体" w:hint="eastAsia"/>
                <w:bCs/>
              </w:rPr>
              <w:t>2.1.1</w:t>
            </w:r>
            <w:r w:rsidR="00963861">
              <w:rPr>
                <w:rFonts w:ascii="Times New Roman" w:eastAsia="宋体"/>
                <w:bCs/>
              </w:rPr>
              <w:t>语法规范</w:t>
            </w:r>
            <w:r w:rsidR="00963861">
              <w:tab/>
            </w:r>
            <w:r w:rsidR="00963861">
              <w:fldChar w:fldCharType="begin"/>
            </w:r>
            <w:r w:rsidR="00963861">
              <w:instrText xml:space="preserve"> PAGEREF _Toc90 \h </w:instrText>
            </w:r>
            <w:r w:rsidR="00963861">
              <w:fldChar w:fldCharType="separate"/>
            </w:r>
            <w:r w:rsidR="00963861">
              <w:t>9</w:t>
            </w:r>
            <w:r w:rsidR="00963861">
              <w:fldChar w:fldCharType="end"/>
            </w:r>
          </w:hyperlink>
        </w:p>
        <w:p w14:paraId="2F5F737C" w14:textId="77777777" w:rsidR="00963861" w:rsidRDefault="00000000" w:rsidP="00963861">
          <w:pPr>
            <w:pStyle w:val="TOC3"/>
            <w:tabs>
              <w:tab w:val="right" w:leader="dot" w:pos="8306"/>
            </w:tabs>
          </w:pPr>
          <w:hyperlink w:anchor="_Toc10732" w:history="1">
            <w:r w:rsidR="00963861">
              <w:rPr>
                <w:rFonts w:ascii="Times New Roman" w:eastAsia="宋体" w:hint="eastAsia"/>
                <w:bCs/>
              </w:rPr>
              <w:t xml:space="preserve">2.1.2 </w:t>
            </w:r>
            <w:r w:rsidR="00963861">
              <w:rPr>
                <w:rFonts w:ascii="Times New Roman" w:eastAsia="宋体" w:hint="eastAsia"/>
                <w:bCs/>
              </w:rPr>
              <w:t>语义规范</w:t>
            </w:r>
            <w:r w:rsidR="00963861">
              <w:tab/>
            </w:r>
            <w:r w:rsidR="00963861">
              <w:fldChar w:fldCharType="begin"/>
            </w:r>
            <w:r w:rsidR="00963861">
              <w:instrText xml:space="preserve"> PAGEREF _Toc10732 \h </w:instrText>
            </w:r>
            <w:r w:rsidR="00963861">
              <w:fldChar w:fldCharType="separate"/>
            </w:r>
            <w:r w:rsidR="00963861">
              <w:t>9</w:t>
            </w:r>
            <w:r w:rsidR="00963861">
              <w:fldChar w:fldCharType="end"/>
            </w:r>
          </w:hyperlink>
        </w:p>
        <w:p w14:paraId="7BDE20AE" w14:textId="77777777" w:rsidR="00963861" w:rsidRDefault="00000000" w:rsidP="00963861">
          <w:pPr>
            <w:pStyle w:val="TOC3"/>
            <w:tabs>
              <w:tab w:val="right" w:leader="dot" w:pos="8306"/>
            </w:tabs>
          </w:pPr>
          <w:hyperlink w:anchor="_Toc3380" w:history="1">
            <w:r w:rsidR="00963861">
              <w:rPr>
                <w:rFonts w:ascii="Times New Roman" w:eastAsia="宋体" w:hint="eastAsia"/>
                <w:bCs/>
              </w:rPr>
              <w:t xml:space="preserve">2.1.3 </w:t>
            </w:r>
            <w:r w:rsidR="00963861">
              <w:rPr>
                <w:rFonts w:ascii="Times New Roman" w:eastAsia="宋体" w:hint="eastAsia"/>
                <w:bCs/>
              </w:rPr>
              <w:t>类型系统</w:t>
            </w:r>
            <w:r w:rsidR="00963861">
              <w:tab/>
            </w:r>
            <w:r w:rsidR="00963861">
              <w:fldChar w:fldCharType="begin"/>
            </w:r>
            <w:r w:rsidR="00963861">
              <w:instrText xml:space="preserve"> PAGEREF _Toc3380 \h </w:instrText>
            </w:r>
            <w:r w:rsidR="00963861">
              <w:fldChar w:fldCharType="separate"/>
            </w:r>
            <w:r w:rsidR="00963861">
              <w:t>9</w:t>
            </w:r>
            <w:r w:rsidR="00963861">
              <w:fldChar w:fldCharType="end"/>
            </w:r>
          </w:hyperlink>
        </w:p>
        <w:p w14:paraId="13989BBD" w14:textId="77777777" w:rsidR="00963861" w:rsidRDefault="00000000" w:rsidP="00963861">
          <w:pPr>
            <w:pStyle w:val="TOC3"/>
            <w:tabs>
              <w:tab w:val="right" w:leader="dot" w:pos="8306"/>
            </w:tabs>
          </w:pPr>
          <w:hyperlink w:anchor="_Toc31252" w:history="1">
            <w:r w:rsidR="00963861">
              <w:rPr>
                <w:rFonts w:ascii="Times New Roman" w:eastAsia="宋体" w:hint="eastAsia"/>
                <w:bCs/>
              </w:rPr>
              <w:t xml:space="preserve">2.1.4 </w:t>
            </w:r>
            <w:r w:rsidR="00963861">
              <w:rPr>
                <w:rFonts w:ascii="Times New Roman" w:eastAsia="宋体" w:hint="eastAsia"/>
                <w:bCs/>
              </w:rPr>
              <w:t>控制流</w:t>
            </w:r>
            <w:r w:rsidR="00963861">
              <w:tab/>
            </w:r>
            <w:r w:rsidR="00963861">
              <w:fldChar w:fldCharType="begin"/>
            </w:r>
            <w:r w:rsidR="00963861">
              <w:instrText xml:space="preserve"> PAGEREF _Toc31252 \h </w:instrText>
            </w:r>
            <w:r w:rsidR="00963861">
              <w:fldChar w:fldCharType="separate"/>
            </w:r>
            <w:r w:rsidR="00963861">
              <w:t>9</w:t>
            </w:r>
            <w:r w:rsidR="00963861">
              <w:fldChar w:fldCharType="end"/>
            </w:r>
          </w:hyperlink>
        </w:p>
        <w:p w14:paraId="609B641F" w14:textId="77777777" w:rsidR="00963861" w:rsidRDefault="00000000" w:rsidP="00963861">
          <w:pPr>
            <w:pStyle w:val="TOC3"/>
            <w:tabs>
              <w:tab w:val="right" w:leader="dot" w:pos="8306"/>
            </w:tabs>
          </w:pPr>
          <w:hyperlink w:anchor="_Toc2881" w:history="1">
            <w:r w:rsidR="00963861">
              <w:rPr>
                <w:rFonts w:ascii="Times New Roman" w:eastAsia="宋体" w:hint="eastAsia"/>
                <w:bCs/>
              </w:rPr>
              <w:t xml:space="preserve">2.1.5 </w:t>
            </w:r>
            <w:r w:rsidR="00963861">
              <w:rPr>
                <w:rFonts w:ascii="Times New Roman" w:eastAsia="宋体" w:hint="eastAsia"/>
                <w:bCs/>
              </w:rPr>
              <w:t>数据结构</w:t>
            </w:r>
            <w:r w:rsidR="00963861">
              <w:tab/>
            </w:r>
            <w:r w:rsidR="00963861">
              <w:fldChar w:fldCharType="begin"/>
            </w:r>
            <w:r w:rsidR="00963861">
              <w:instrText xml:space="preserve"> PAGEREF _Toc2881 \h </w:instrText>
            </w:r>
            <w:r w:rsidR="00963861">
              <w:fldChar w:fldCharType="separate"/>
            </w:r>
            <w:r w:rsidR="00963861">
              <w:t>9</w:t>
            </w:r>
            <w:r w:rsidR="00963861">
              <w:fldChar w:fldCharType="end"/>
            </w:r>
          </w:hyperlink>
        </w:p>
        <w:p w14:paraId="445CD786" w14:textId="77777777" w:rsidR="00963861" w:rsidRDefault="00000000" w:rsidP="00963861">
          <w:pPr>
            <w:pStyle w:val="TOC3"/>
            <w:tabs>
              <w:tab w:val="right" w:leader="dot" w:pos="8306"/>
            </w:tabs>
          </w:pPr>
          <w:hyperlink w:anchor="_Toc15490" w:history="1">
            <w:r w:rsidR="00963861">
              <w:rPr>
                <w:rFonts w:ascii="Times New Roman" w:eastAsia="宋体" w:hint="eastAsia"/>
                <w:bCs/>
              </w:rPr>
              <w:t>2.1.6</w:t>
            </w:r>
            <w:r w:rsidR="00963861">
              <w:rPr>
                <w:rFonts w:ascii="Times New Roman" w:eastAsia="宋体" w:hint="eastAsia"/>
                <w:bCs/>
              </w:rPr>
              <w:t>形式化语法表示方法</w:t>
            </w:r>
            <w:r w:rsidR="00963861">
              <w:tab/>
            </w:r>
            <w:r w:rsidR="00963861">
              <w:fldChar w:fldCharType="begin"/>
            </w:r>
            <w:r w:rsidR="00963861">
              <w:instrText xml:space="preserve"> PAGEREF _Toc15490 \h </w:instrText>
            </w:r>
            <w:r w:rsidR="00963861">
              <w:fldChar w:fldCharType="separate"/>
            </w:r>
            <w:r w:rsidR="00963861">
              <w:t>9</w:t>
            </w:r>
            <w:r w:rsidR="00963861">
              <w:fldChar w:fldCharType="end"/>
            </w:r>
          </w:hyperlink>
        </w:p>
        <w:p w14:paraId="38C4F67D" w14:textId="77777777" w:rsidR="00963861" w:rsidRDefault="00000000" w:rsidP="00963861">
          <w:pPr>
            <w:pStyle w:val="TOC2"/>
            <w:tabs>
              <w:tab w:val="right" w:leader="dot" w:pos="8306"/>
            </w:tabs>
          </w:pPr>
          <w:hyperlink w:anchor="_Toc30166" w:history="1">
            <w:r w:rsidR="00963861">
              <w:rPr>
                <w:rFonts w:ascii="Times New Roman" w:eastAsia="黑体"/>
              </w:rPr>
              <w:t>2.2</w:t>
            </w:r>
            <w:r w:rsidR="00963861">
              <w:rPr>
                <w:rFonts w:ascii="Times New Roman" w:eastAsia="黑体" w:hint="eastAsia"/>
              </w:rPr>
              <w:t xml:space="preserve"> </w:t>
            </w:r>
            <w:r w:rsidR="00963861">
              <w:rPr>
                <w:rFonts w:ascii="Times New Roman" w:eastAsia="黑体"/>
              </w:rPr>
              <w:t xml:space="preserve"> </w:t>
            </w:r>
            <w:r w:rsidR="00963861">
              <w:rPr>
                <w:rFonts w:ascii="Times New Roman" w:eastAsia="黑体"/>
              </w:rPr>
              <w:t>自建语言的研究现状和应用领域</w:t>
            </w:r>
            <w:r w:rsidR="00963861">
              <w:tab/>
            </w:r>
            <w:r w:rsidR="00963861">
              <w:fldChar w:fldCharType="begin"/>
            </w:r>
            <w:r w:rsidR="00963861">
              <w:instrText xml:space="preserve"> PAGEREF _Toc30166 \h </w:instrText>
            </w:r>
            <w:r w:rsidR="00963861">
              <w:fldChar w:fldCharType="separate"/>
            </w:r>
            <w:r w:rsidR="00963861">
              <w:t>10</w:t>
            </w:r>
            <w:r w:rsidR="00963861">
              <w:fldChar w:fldCharType="end"/>
            </w:r>
          </w:hyperlink>
        </w:p>
        <w:p w14:paraId="7730E5D5" w14:textId="77777777" w:rsidR="00963861" w:rsidRDefault="00000000" w:rsidP="00963861">
          <w:pPr>
            <w:pStyle w:val="TOC3"/>
            <w:tabs>
              <w:tab w:val="right" w:leader="dot" w:pos="8306"/>
            </w:tabs>
          </w:pPr>
          <w:hyperlink w:anchor="_Toc12354" w:history="1">
            <w:r w:rsidR="00963861">
              <w:rPr>
                <w:rFonts w:ascii="Times New Roman" w:eastAsia="宋体" w:hint="eastAsia"/>
                <w:bCs/>
              </w:rPr>
              <w:t xml:space="preserve">2.2.1 </w:t>
            </w:r>
            <w:r w:rsidR="00963861">
              <w:rPr>
                <w:rFonts w:ascii="Times New Roman" w:eastAsia="宋体" w:hint="eastAsia"/>
                <w:bCs/>
              </w:rPr>
              <w:t>教育领域</w:t>
            </w:r>
            <w:r w:rsidR="00963861">
              <w:tab/>
            </w:r>
            <w:r w:rsidR="00963861">
              <w:fldChar w:fldCharType="begin"/>
            </w:r>
            <w:r w:rsidR="00963861">
              <w:instrText xml:space="preserve"> PAGEREF _Toc12354 \h </w:instrText>
            </w:r>
            <w:r w:rsidR="00963861">
              <w:fldChar w:fldCharType="separate"/>
            </w:r>
            <w:r w:rsidR="00963861">
              <w:t>10</w:t>
            </w:r>
            <w:r w:rsidR="00963861">
              <w:fldChar w:fldCharType="end"/>
            </w:r>
          </w:hyperlink>
        </w:p>
        <w:p w14:paraId="29EE2713" w14:textId="77777777" w:rsidR="00963861" w:rsidRDefault="00000000" w:rsidP="00963861">
          <w:pPr>
            <w:pStyle w:val="TOC3"/>
            <w:tabs>
              <w:tab w:val="right" w:leader="dot" w:pos="8306"/>
            </w:tabs>
          </w:pPr>
          <w:hyperlink w:anchor="_Toc9394" w:history="1">
            <w:r w:rsidR="00963861">
              <w:rPr>
                <w:rFonts w:ascii="Times New Roman" w:eastAsia="宋体" w:hint="eastAsia"/>
                <w:bCs/>
              </w:rPr>
              <w:t xml:space="preserve">2.2.2 </w:t>
            </w:r>
            <w:r w:rsidR="00963861">
              <w:rPr>
                <w:rFonts w:ascii="Times New Roman" w:eastAsia="宋体" w:hint="eastAsia"/>
                <w:bCs/>
              </w:rPr>
              <w:t>领域特定语言（</w:t>
            </w:r>
            <w:r w:rsidR="00963861">
              <w:rPr>
                <w:rFonts w:ascii="Times New Roman" w:eastAsia="宋体" w:hint="eastAsia"/>
                <w:bCs/>
              </w:rPr>
              <w:t>DSL</w:t>
            </w:r>
            <w:r w:rsidR="00963861">
              <w:rPr>
                <w:rFonts w:ascii="Times New Roman" w:eastAsia="宋体" w:hint="eastAsia"/>
                <w:bCs/>
              </w:rPr>
              <w:t>）</w:t>
            </w:r>
            <w:r w:rsidR="00963861">
              <w:tab/>
            </w:r>
            <w:r w:rsidR="00963861">
              <w:fldChar w:fldCharType="begin"/>
            </w:r>
            <w:r w:rsidR="00963861">
              <w:instrText xml:space="preserve"> PAGEREF _Toc9394 \h </w:instrText>
            </w:r>
            <w:r w:rsidR="00963861">
              <w:fldChar w:fldCharType="separate"/>
            </w:r>
            <w:r w:rsidR="00963861">
              <w:t>10</w:t>
            </w:r>
            <w:r w:rsidR="00963861">
              <w:fldChar w:fldCharType="end"/>
            </w:r>
          </w:hyperlink>
        </w:p>
        <w:p w14:paraId="305DBFC5" w14:textId="77777777" w:rsidR="00963861" w:rsidRDefault="00000000" w:rsidP="00963861">
          <w:pPr>
            <w:pStyle w:val="TOC3"/>
            <w:tabs>
              <w:tab w:val="right" w:leader="dot" w:pos="8306"/>
            </w:tabs>
          </w:pPr>
          <w:hyperlink w:anchor="_Toc6004" w:history="1">
            <w:r w:rsidR="00963861">
              <w:rPr>
                <w:rFonts w:ascii="Times New Roman" w:eastAsia="宋体" w:hint="eastAsia"/>
                <w:bCs/>
              </w:rPr>
              <w:t xml:space="preserve">2.2.3 </w:t>
            </w:r>
            <w:r w:rsidR="00963861">
              <w:rPr>
                <w:rFonts w:ascii="Times New Roman" w:eastAsia="宋体" w:hint="eastAsia"/>
                <w:bCs/>
              </w:rPr>
              <w:t>科学计算</w:t>
            </w:r>
            <w:r w:rsidR="00963861">
              <w:tab/>
            </w:r>
            <w:r w:rsidR="00963861">
              <w:fldChar w:fldCharType="begin"/>
            </w:r>
            <w:r w:rsidR="00963861">
              <w:instrText xml:space="preserve"> PAGEREF _Toc6004 \h </w:instrText>
            </w:r>
            <w:r w:rsidR="00963861">
              <w:fldChar w:fldCharType="separate"/>
            </w:r>
            <w:r w:rsidR="00963861">
              <w:t>10</w:t>
            </w:r>
            <w:r w:rsidR="00963861">
              <w:fldChar w:fldCharType="end"/>
            </w:r>
          </w:hyperlink>
        </w:p>
        <w:p w14:paraId="1792C76E" w14:textId="77777777" w:rsidR="00963861" w:rsidRDefault="00000000" w:rsidP="00963861">
          <w:pPr>
            <w:pStyle w:val="TOC3"/>
            <w:tabs>
              <w:tab w:val="right" w:leader="dot" w:pos="8306"/>
            </w:tabs>
          </w:pPr>
          <w:hyperlink w:anchor="_Toc23916" w:history="1">
            <w:r w:rsidR="00963861">
              <w:rPr>
                <w:rFonts w:ascii="Times New Roman" w:eastAsia="宋体" w:hint="eastAsia"/>
                <w:bCs/>
              </w:rPr>
              <w:t xml:space="preserve">2.2.4 </w:t>
            </w:r>
            <w:r w:rsidR="00963861">
              <w:rPr>
                <w:rFonts w:ascii="Times New Roman" w:eastAsia="宋体" w:hint="eastAsia"/>
                <w:bCs/>
              </w:rPr>
              <w:t>企业应用</w:t>
            </w:r>
            <w:r w:rsidR="00963861">
              <w:tab/>
            </w:r>
            <w:r w:rsidR="00963861">
              <w:fldChar w:fldCharType="begin"/>
            </w:r>
            <w:r w:rsidR="00963861">
              <w:instrText xml:space="preserve"> PAGEREF _Toc23916 \h </w:instrText>
            </w:r>
            <w:r w:rsidR="00963861">
              <w:fldChar w:fldCharType="separate"/>
            </w:r>
            <w:r w:rsidR="00963861">
              <w:t>11</w:t>
            </w:r>
            <w:r w:rsidR="00963861">
              <w:fldChar w:fldCharType="end"/>
            </w:r>
          </w:hyperlink>
        </w:p>
        <w:p w14:paraId="74F978C9" w14:textId="77777777" w:rsidR="00963861" w:rsidRDefault="00000000" w:rsidP="00963861">
          <w:pPr>
            <w:pStyle w:val="TOC2"/>
            <w:tabs>
              <w:tab w:val="right" w:leader="dot" w:pos="8306"/>
            </w:tabs>
          </w:pPr>
          <w:hyperlink w:anchor="_Toc17787" w:history="1">
            <w:r w:rsidR="00963861">
              <w:rPr>
                <w:rFonts w:ascii="Times New Roman" w:eastAsia="黑体"/>
              </w:rPr>
              <w:t xml:space="preserve">2.3 </w:t>
            </w:r>
            <w:r w:rsidR="00963861">
              <w:rPr>
                <w:rFonts w:ascii="Times New Roman" w:eastAsia="黑体"/>
              </w:rPr>
              <w:t>相关工作的综述和分析</w:t>
            </w:r>
            <w:r w:rsidR="00963861">
              <w:tab/>
            </w:r>
            <w:r w:rsidR="00963861">
              <w:fldChar w:fldCharType="begin"/>
            </w:r>
            <w:r w:rsidR="00963861">
              <w:instrText xml:space="preserve"> PAGEREF _Toc17787 \h </w:instrText>
            </w:r>
            <w:r w:rsidR="00963861">
              <w:fldChar w:fldCharType="separate"/>
            </w:r>
            <w:r w:rsidR="00963861">
              <w:t>11</w:t>
            </w:r>
            <w:r w:rsidR="00963861">
              <w:fldChar w:fldCharType="end"/>
            </w:r>
          </w:hyperlink>
        </w:p>
        <w:p w14:paraId="219BAF35" w14:textId="77777777" w:rsidR="00963861" w:rsidRDefault="00000000" w:rsidP="00963861">
          <w:pPr>
            <w:pStyle w:val="TOC3"/>
            <w:tabs>
              <w:tab w:val="right" w:leader="dot" w:pos="8306"/>
            </w:tabs>
          </w:pPr>
          <w:hyperlink w:anchor="_Toc24919" w:history="1">
            <w:r w:rsidR="00963861">
              <w:rPr>
                <w:rFonts w:ascii="Times New Roman" w:eastAsia="宋体" w:hint="eastAsia"/>
                <w:bCs/>
              </w:rPr>
              <w:t xml:space="preserve">2.3.1 </w:t>
            </w:r>
            <w:r w:rsidR="00963861">
              <w:rPr>
                <w:rFonts w:ascii="Times New Roman" w:eastAsia="宋体" w:hint="eastAsia"/>
                <w:bCs/>
              </w:rPr>
              <w:t>编程语言设计和开发的相关工作</w:t>
            </w:r>
            <w:r w:rsidR="00963861">
              <w:tab/>
            </w:r>
            <w:r w:rsidR="00963861">
              <w:fldChar w:fldCharType="begin"/>
            </w:r>
            <w:r w:rsidR="00963861">
              <w:instrText xml:space="preserve"> PAGEREF _Toc24919 \h </w:instrText>
            </w:r>
            <w:r w:rsidR="00963861">
              <w:fldChar w:fldCharType="separate"/>
            </w:r>
            <w:r w:rsidR="00963861">
              <w:t>11</w:t>
            </w:r>
            <w:r w:rsidR="00963861">
              <w:fldChar w:fldCharType="end"/>
            </w:r>
          </w:hyperlink>
        </w:p>
        <w:p w14:paraId="6C9D4537" w14:textId="77777777" w:rsidR="00963861" w:rsidRDefault="00000000" w:rsidP="00963861">
          <w:pPr>
            <w:pStyle w:val="TOC3"/>
            <w:tabs>
              <w:tab w:val="right" w:leader="dot" w:pos="8306"/>
            </w:tabs>
          </w:pPr>
          <w:hyperlink w:anchor="_Toc19417" w:history="1">
            <w:r w:rsidR="00963861">
              <w:rPr>
                <w:rFonts w:ascii="Times New Roman" w:eastAsia="宋体" w:hint="eastAsia"/>
                <w:bCs/>
              </w:rPr>
              <w:t xml:space="preserve">2.3.2 </w:t>
            </w:r>
            <w:r w:rsidR="00963861">
              <w:rPr>
                <w:rFonts w:ascii="Times New Roman" w:eastAsia="宋体" w:hint="eastAsia"/>
                <w:bCs/>
              </w:rPr>
              <w:t>用户自定义函数、类和模块的相关工作</w:t>
            </w:r>
            <w:r w:rsidR="00963861">
              <w:tab/>
            </w:r>
            <w:r w:rsidR="00963861">
              <w:fldChar w:fldCharType="begin"/>
            </w:r>
            <w:r w:rsidR="00963861">
              <w:instrText xml:space="preserve"> PAGEREF _Toc19417 \h </w:instrText>
            </w:r>
            <w:r w:rsidR="00963861">
              <w:fldChar w:fldCharType="separate"/>
            </w:r>
            <w:r w:rsidR="00963861">
              <w:t>12</w:t>
            </w:r>
            <w:r w:rsidR="00963861">
              <w:fldChar w:fldCharType="end"/>
            </w:r>
          </w:hyperlink>
        </w:p>
        <w:p w14:paraId="68753B53" w14:textId="77777777" w:rsidR="00963861" w:rsidRDefault="00000000" w:rsidP="00963861">
          <w:pPr>
            <w:pStyle w:val="TOC3"/>
            <w:tabs>
              <w:tab w:val="right" w:leader="dot" w:pos="8306"/>
            </w:tabs>
          </w:pPr>
          <w:hyperlink w:anchor="_Toc25475" w:history="1">
            <w:r w:rsidR="00963861">
              <w:rPr>
                <w:rFonts w:ascii="Times New Roman" w:eastAsia="宋体" w:hint="eastAsia"/>
                <w:bCs/>
              </w:rPr>
              <w:t xml:space="preserve">2.3.3 </w:t>
            </w:r>
            <w:r w:rsidR="00963861">
              <w:rPr>
                <w:rFonts w:ascii="Times New Roman" w:eastAsia="宋体" w:hint="eastAsia"/>
                <w:bCs/>
              </w:rPr>
              <w:t>文档和示例的相关工作</w:t>
            </w:r>
            <w:r w:rsidR="00963861">
              <w:tab/>
            </w:r>
            <w:r w:rsidR="00963861">
              <w:fldChar w:fldCharType="begin"/>
            </w:r>
            <w:r w:rsidR="00963861">
              <w:instrText xml:space="preserve"> PAGEREF _Toc25475 \h </w:instrText>
            </w:r>
            <w:r w:rsidR="00963861">
              <w:fldChar w:fldCharType="separate"/>
            </w:r>
            <w:r w:rsidR="00963861">
              <w:t>12</w:t>
            </w:r>
            <w:r w:rsidR="00963861">
              <w:fldChar w:fldCharType="end"/>
            </w:r>
          </w:hyperlink>
        </w:p>
        <w:p w14:paraId="7471D22A" w14:textId="77777777" w:rsidR="00963861" w:rsidRDefault="00000000" w:rsidP="00963861">
          <w:pPr>
            <w:pStyle w:val="TOC3"/>
            <w:tabs>
              <w:tab w:val="right" w:leader="dot" w:pos="8306"/>
            </w:tabs>
          </w:pPr>
          <w:hyperlink w:anchor="_Toc8872" w:history="1">
            <w:r w:rsidR="00963861">
              <w:rPr>
                <w:rFonts w:ascii="Times New Roman" w:eastAsia="宋体" w:hint="eastAsia"/>
                <w:bCs/>
              </w:rPr>
              <w:t xml:space="preserve">2.3.4 </w:t>
            </w:r>
            <w:r w:rsidR="00963861">
              <w:rPr>
                <w:rFonts w:ascii="Times New Roman" w:eastAsia="宋体" w:hint="eastAsia"/>
                <w:bCs/>
              </w:rPr>
              <w:t>开发工具和开发环境的相关工作</w:t>
            </w:r>
            <w:r w:rsidR="00963861">
              <w:tab/>
            </w:r>
            <w:r w:rsidR="00963861">
              <w:fldChar w:fldCharType="begin"/>
            </w:r>
            <w:r w:rsidR="00963861">
              <w:instrText xml:space="preserve"> PAGEREF _Toc8872 \h </w:instrText>
            </w:r>
            <w:r w:rsidR="00963861">
              <w:fldChar w:fldCharType="separate"/>
            </w:r>
            <w:r w:rsidR="00963861">
              <w:t>13</w:t>
            </w:r>
            <w:r w:rsidR="00963861">
              <w:fldChar w:fldCharType="end"/>
            </w:r>
          </w:hyperlink>
        </w:p>
        <w:p w14:paraId="4D988E7E" w14:textId="77777777" w:rsidR="00963861" w:rsidRDefault="00000000" w:rsidP="00963861">
          <w:pPr>
            <w:pStyle w:val="TOC3"/>
            <w:tabs>
              <w:tab w:val="right" w:leader="dot" w:pos="8306"/>
            </w:tabs>
          </w:pPr>
          <w:hyperlink w:anchor="_Toc28609" w:history="1">
            <w:r w:rsidR="00963861">
              <w:rPr>
                <w:rFonts w:ascii="Times New Roman" w:eastAsia="宋体" w:hint="eastAsia"/>
                <w:bCs/>
              </w:rPr>
              <w:t xml:space="preserve">2.3.5 </w:t>
            </w:r>
            <w:r w:rsidR="00963861">
              <w:rPr>
                <w:rFonts w:ascii="Times New Roman" w:eastAsia="宋体" w:hint="eastAsia"/>
                <w:bCs/>
              </w:rPr>
              <w:t>分析和评价</w:t>
            </w:r>
            <w:r w:rsidR="00963861">
              <w:tab/>
            </w:r>
            <w:r w:rsidR="00963861">
              <w:fldChar w:fldCharType="begin"/>
            </w:r>
            <w:r w:rsidR="00963861">
              <w:instrText xml:space="preserve"> PAGEREF _Toc28609 \h </w:instrText>
            </w:r>
            <w:r w:rsidR="00963861">
              <w:fldChar w:fldCharType="separate"/>
            </w:r>
            <w:r w:rsidR="00963861">
              <w:t>14</w:t>
            </w:r>
            <w:r w:rsidR="00963861">
              <w:fldChar w:fldCharType="end"/>
            </w:r>
          </w:hyperlink>
        </w:p>
        <w:p w14:paraId="709F4DB7" w14:textId="77777777" w:rsidR="00963861" w:rsidRDefault="00000000" w:rsidP="00963861">
          <w:pPr>
            <w:pStyle w:val="TOC1"/>
            <w:tabs>
              <w:tab w:val="right" w:leader="dot" w:pos="8306"/>
            </w:tabs>
          </w:pPr>
          <w:hyperlink w:anchor="_Toc21003" w:history="1">
            <w:r w:rsidR="00963861">
              <w:rPr>
                <w:rFonts w:ascii="Times New Roman" w:eastAsia="黑体" w:hint="eastAsia"/>
              </w:rPr>
              <w:t>第</w:t>
            </w:r>
            <w:r w:rsidR="00963861">
              <w:rPr>
                <w:rFonts w:ascii="Times New Roman" w:eastAsia="黑体" w:hint="eastAsia"/>
              </w:rPr>
              <w:t>3</w:t>
            </w:r>
            <w:r w:rsidR="00963861">
              <w:rPr>
                <w:rFonts w:ascii="Times New Roman" w:eastAsia="黑体" w:hint="eastAsia"/>
              </w:rPr>
              <w:t>章</w:t>
            </w:r>
            <w:r w:rsidR="00963861">
              <w:rPr>
                <w:rFonts w:ascii="Times New Roman" w:eastAsia="黑体" w:hint="eastAsia"/>
              </w:rPr>
              <w:t xml:space="preserve"> </w:t>
            </w:r>
            <w:r w:rsidR="00963861">
              <w:rPr>
                <w:rFonts w:ascii="Times New Roman" w:eastAsia="黑体" w:hint="eastAsia"/>
              </w:rPr>
              <w:t>系统分析</w:t>
            </w:r>
            <w:r w:rsidR="00963861">
              <w:tab/>
            </w:r>
            <w:r w:rsidR="00963861">
              <w:fldChar w:fldCharType="begin"/>
            </w:r>
            <w:r w:rsidR="00963861">
              <w:instrText xml:space="preserve"> PAGEREF _Toc21003 \h </w:instrText>
            </w:r>
            <w:r w:rsidR="00963861">
              <w:fldChar w:fldCharType="separate"/>
            </w:r>
            <w:r w:rsidR="00963861">
              <w:t>14</w:t>
            </w:r>
            <w:r w:rsidR="00963861">
              <w:fldChar w:fldCharType="end"/>
            </w:r>
          </w:hyperlink>
        </w:p>
        <w:p w14:paraId="2A754C6F" w14:textId="77777777" w:rsidR="00963861" w:rsidRDefault="00000000" w:rsidP="00963861">
          <w:pPr>
            <w:pStyle w:val="TOC2"/>
            <w:tabs>
              <w:tab w:val="right" w:leader="dot" w:pos="8306"/>
            </w:tabs>
          </w:pPr>
          <w:hyperlink w:anchor="_Toc21209" w:history="1">
            <w:r w:rsidR="00963861">
              <w:rPr>
                <w:rFonts w:ascii="Times New Roman" w:eastAsia="黑体" w:hint="eastAsia"/>
              </w:rPr>
              <w:t>3</w:t>
            </w:r>
            <w:r w:rsidR="00963861">
              <w:rPr>
                <w:rFonts w:ascii="Times New Roman" w:eastAsia="黑体"/>
              </w:rPr>
              <w:t xml:space="preserve">.1 </w:t>
            </w:r>
            <w:r w:rsidR="00963861">
              <w:rPr>
                <w:rFonts w:ascii="Times New Roman" w:eastAsia="黑体"/>
              </w:rPr>
              <w:t>需求分析</w:t>
            </w:r>
            <w:r w:rsidR="00963861">
              <w:rPr>
                <w:rFonts w:ascii="Times New Roman" w:eastAsia="黑体" w:hint="eastAsia"/>
              </w:rPr>
              <w:t>（图）</w:t>
            </w:r>
            <w:r w:rsidR="00963861">
              <w:tab/>
            </w:r>
            <w:r w:rsidR="00963861">
              <w:fldChar w:fldCharType="begin"/>
            </w:r>
            <w:r w:rsidR="00963861">
              <w:instrText xml:space="preserve"> PAGEREF _Toc21209 \h </w:instrText>
            </w:r>
            <w:r w:rsidR="00963861">
              <w:fldChar w:fldCharType="separate"/>
            </w:r>
            <w:r w:rsidR="00963861">
              <w:t>15</w:t>
            </w:r>
            <w:r w:rsidR="00963861">
              <w:fldChar w:fldCharType="end"/>
            </w:r>
          </w:hyperlink>
        </w:p>
        <w:p w14:paraId="710207FA" w14:textId="77777777" w:rsidR="00963861" w:rsidRDefault="00000000" w:rsidP="00963861">
          <w:pPr>
            <w:pStyle w:val="TOC3"/>
            <w:tabs>
              <w:tab w:val="right" w:leader="dot" w:pos="8306"/>
            </w:tabs>
          </w:pPr>
          <w:hyperlink w:anchor="_Toc3097" w:history="1">
            <w:r w:rsidR="00963861">
              <w:rPr>
                <w:rFonts w:ascii="Times New Roman" w:eastAsia="宋体" w:hint="eastAsia"/>
                <w:bCs/>
              </w:rPr>
              <w:t xml:space="preserve">3.1.1 </w:t>
            </w:r>
            <w:r w:rsidR="00963861">
              <w:rPr>
                <w:rFonts w:ascii="Times New Roman" w:eastAsia="宋体" w:hint="eastAsia"/>
                <w:bCs/>
              </w:rPr>
              <w:t>目标受众和应用场景</w:t>
            </w:r>
            <w:r w:rsidR="00963861">
              <w:tab/>
            </w:r>
            <w:r w:rsidR="00963861">
              <w:fldChar w:fldCharType="begin"/>
            </w:r>
            <w:r w:rsidR="00963861">
              <w:instrText xml:space="preserve"> PAGEREF _Toc3097 \h </w:instrText>
            </w:r>
            <w:r w:rsidR="00963861">
              <w:fldChar w:fldCharType="separate"/>
            </w:r>
            <w:r w:rsidR="00963861">
              <w:t>15</w:t>
            </w:r>
            <w:r w:rsidR="00963861">
              <w:fldChar w:fldCharType="end"/>
            </w:r>
          </w:hyperlink>
        </w:p>
        <w:p w14:paraId="75F8F0DC" w14:textId="77777777" w:rsidR="00963861" w:rsidRDefault="00000000" w:rsidP="00963861">
          <w:pPr>
            <w:pStyle w:val="TOC3"/>
            <w:tabs>
              <w:tab w:val="right" w:leader="dot" w:pos="8306"/>
            </w:tabs>
          </w:pPr>
          <w:hyperlink w:anchor="_Toc21839" w:history="1">
            <w:r w:rsidR="00963861">
              <w:rPr>
                <w:rFonts w:ascii="Times New Roman" w:eastAsia="宋体" w:hint="eastAsia"/>
                <w:bCs/>
              </w:rPr>
              <w:t xml:space="preserve">3.1.2 </w:t>
            </w:r>
            <w:r w:rsidR="00963861">
              <w:rPr>
                <w:rFonts w:ascii="Times New Roman" w:eastAsia="宋体" w:hint="eastAsia"/>
                <w:bCs/>
              </w:rPr>
              <w:t>语言特性</w:t>
            </w:r>
            <w:r w:rsidR="00963861">
              <w:tab/>
            </w:r>
            <w:r w:rsidR="00963861">
              <w:fldChar w:fldCharType="begin"/>
            </w:r>
            <w:r w:rsidR="00963861">
              <w:instrText xml:space="preserve"> PAGEREF _Toc21839 \h </w:instrText>
            </w:r>
            <w:r w:rsidR="00963861">
              <w:fldChar w:fldCharType="separate"/>
            </w:r>
            <w:r w:rsidR="00963861">
              <w:t>15</w:t>
            </w:r>
            <w:r w:rsidR="00963861">
              <w:fldChar w:fldCharType="end"/>
            </w:r>
          </w:hyperlink>
        </w:p>
        <w:p w14:paraId="6A3D2F9D" w14:textId="77777777" w:rsidR="00963861" w:rsidRDefault="00000000" w:rsidP="00963861">
          <w:pPr>
            <w:pStyle w:val="TOC3"/>
            <w:tabs>
              <w:tab w:val="right" w:leader="dot" w:pos="8306"/>
            </w:tabs>
          </w:pPr>
          <w:hyperlink w:anchor="_Toc25342" w:history="1">
            <w:r w:rsidR="00963861">
              <w:rPr>
                <w:rFonts w:ascii="Times New Roman" w:eastAsia="宋体" w:hint="eastAsia"/>
                <w:bCs/>
              </w:rPr>
              <w:t xml:space="preserve">3.1.3 </w:t>
            </w:r>
            <w:r w:rsidR="00963861">
              <w:rPr>
                <w:rFonts w:ascii="Times New Roman" w:eastAsia="宋体" w:hint="eastAsia"/>
                <w:bCs/>
              </w:rPr>
              <w:t>语法和语义规范</w:t>
            </w:r>
            <w:r w:rsidR="00963861">
              <w:tab/>
            </w:r>
            <w:r w:rsidR="00963861">
              <w:fldChar w:fldCharType="begin"/>
            </w:r>
            <w:r w:rsidR="00963861">
              <w:instrText xml:space="preserve"> PAGEREF _Toc25342 \h </w:instrText>
            </w:r>
            <w:r w:rsidR="00963861">
              <w:fldChar w:fldCharType="separate"/>
            </w:r>
            <w:r w:rsidR="00963861">
              <w:t>15</w:t>
            </w:r>
            <w:r w:rsidR="00963861">
              <w:fldChar w:fldCharType="end"/>
            </w:r>
          </w:hyperlink>
        </w:p>
        <w:p w14:paraId="48589870" w14:textId="77777777" w:rsidR="00963861" w:rsidRDefault="00000000" w:rsidP="00963861">
          <w:pPr>
            <w:pStyle w:val="TOC3"/>
            <w:tabs>
              <w:tab w:val="right" w:leader="dot" w:pos="8306"/>
            </w:tabs>
          </w:pPr>
          <w:hyperlink w:anchor="_Toc25959" w:history="1">
            <w:r w:rsidR="00963861">
              <w:rPr>
                <w:rFonts w:ascii="Times New Roman" w:eastAsia="宋体" w:hint="eastAsia"/>
                <w:bCs/>
              </w:rPr>
              <w:t xml:space="preserve">3.1.4 </w:t>
            </w:r>
            <w:r w:rsidR="00963861">
              <w:rPr>
                <w:rFonts w:ascii="Times New Roman" w:eastAsia="宋体" w:hint="eastAsia"/>
                <w:bCs/>
              </w:rPr>
              <w:t>标准库和扩展性</w:t>
            </w:r>
            <w:r w:rsidR="00963861">
              <w:tab/>
            </w:r>
            <w:r w:rsidR="00963861">
              <w:fldChar w:fldCharType="begin"/>
            </w:r>
            <w:r w:rsidR="00963861">
              <w:instrText xml:space="preserve"> PAGEREF _Toc25959 \h </w:instrText>
            </w:r>
            <w:r w:rsidR="00963861">
              <w:fldChar w:fldCharType="separate"/>
            </w:r>
            <w:r w:rsidR="00963861">
              <w:t>15</w:t>
            </w:r>
            <w:r w:rsidR="00963861">
              <w:fldChar w:fldCharType="end"/>
            </w:r>
          </w:hyperlink>
        </w:p>
        <w:p w14:paraId="09DCEAF0" w14:textId="77777777" w:rsidR="00963861" w:rsidRDefault="00000000" w:rsidP="00963861">
          <w:pPr>
            <w:pStyle w:val="TOC2"/>
            <w:tabs>
              <w:tab w:val="right" w:leader="dot" w:pos="8306"/>
            </w:tabs>
          </w:pPr>
          <w:hyperlink w:anchor="_Toc25976" w:history="1">
            <w:r w:rsidR="00963861">
              <w:rPr>
                <w:rFonts w:ascii="Times New Roman" w:eastAsia="黑体" w:hint="eastAsia"/>
              </w:rPr>
              <w:t>3</w:t>
            </w:r>
            <w:r w:rsidR="00963861">
              <w:rPr>
                <w:rFonts w:ascii="Times New Roman" w:eastAsia="黑体"/>
              </w:rPr>
              <w:t xml:space="preserve">.2 </w:t>
            </w:r>
            <w:r w:rsidR="00963861">
              <w:rPr>
                <w:rFonts w:ascii="Times New Roman" w:eastAsia="黑体"/>
              </w:rPr>
              <w:t>可行性分析</w:t>
            </w:r>
            <w:r w:rsidR="00963861">
              <w:rPr>
                <w:rFonts w:ascii="Times New Roman" w:eastAsia="黑体" w:hint="eastAsia"/>
              </w:rPr>
              <w:t>（图）</w:t>
            </w:r>
            <w:r w:rsidR="00963861">
              <w:tab/>
            </w:r>
            <w:r w:rsidR="00963861">
              <w:fldChar w:fldCharType="begin"/>
            </w:r>
            <w:r w:rsidR="00963861">
              <w:instrText xml:space="preserve"> PAGEREF _Toc25976 \h </w:instrText>
            </w:r>
            <w:r w:rsidR="00963861">
              <w:fldChar w:fldCharType="separate"/>
            </w:r>
            <w:r w:rsidR="00963861">
              <w:t>15</w:t>
            </w:r>
            <w:r w:rsidR="00963861">
              <w:fldChar w:fldCharType="end"/>
            </w:r>
          </w:hyperlink>
        </w:p>
        <w:p w14:paraId="7B2DC264" w14:textId="77777777" w:rsidR="00963861" w:rsidRDefault="00000000" w:rsidP="00963861">
          <w:pPr>
            <w:pStyle w:val="TOC3"/>
            <w:tabs>
              <w:tab w:val="right" w:leader="dot" w:pos="8306"/>
            </w:tabs>
          </w:pPr>
          <w:hyperlink w:anchor="_Toc29266" w:history="1">
            <w:r w:rsidR="00963861">
              <w:rPr>
                <w:rFonts w:ascii="Times New Roman" w:eastAsia="宋体" w:hint="eastAsia"/>
                <w:bCs/>
              </w:rPr>
              <w:t xml:space="preserve">3.2.1 </w:t>
            </w:r>
            <w:r w:rsidR="00963861">
              <w:rPr>
                <w:rFonts w:ascii="Times New Roman" w:eastAsia="宋体" w:hint="eastAsia"/>
                <w:bCs/>
              </w:rPr>
              <w:t>技术可行性</w:t>
            </w:r>
            <w:r w:rsidR="00963861">
              <w:tab/>
            </w:r>
            <w:r w:rsidR="00963861">
              <w:fldChar w:fldCharType="begin"/>
            </w:r>
            <w:r w:rsidR="00963861">
              <w:instrText xml:space="preserve"> PAGEREF _Toc29266 \h </w:instrText>
            </w:r>
            <w:r w:rsidR="00963861">
              <w:fldChar w:fldCharType="separate"/>
            </w:r>
            <w:r w:rsidR="00963861">
              <w:t>15</w:t>
            </w:r>
            <w:r w:rsidR="00963861">
              <w:fldChar w:fldCharType="end"/>
            </w:r>
          </w:hyperlink>
        </w:p>
        <w:p w14:paraId="258761ED" w14:textId="77777777" w:rsidR="00963861" w:rsidRDefault="00000000" w:rsidP="00963861">
          <w:pPr>
            <w:pStyle w:val="TOC3"/>
            <w:tabs>
              <w:tab w:val="right" w:leader="dot" w:pos="8306"/>
            </w:tabs>
          </w:pPr>
          <w:hyperlink w:anchor="_Toc31697" w:history="1">
            <w:r w:rsidR="00963861">
              <w:rPr>
                <w:rFonts w:ascii="Times New Roman" w:eastAsia="宋体" w:hint="eastAsia"/>
                <w:bCs/>
              </w:rPr>
              <w:t xml:space="preserve">3.2.2 </w:t>
            </w:r>
            <w:r w:rsidR="00963861">
              <w:rPr>
                <w:rFonts w:ascii="Times New Roman" w:eastAsia="宋体" w:hint="eastAsia"/>
                <w:bCs/>
              </w:rPr>
              <w:t>时间和资源可行性</w:t>
            </w:r>
            <w:r w:rsidR="00963861">
              <w:tab/>
            </w:r>
            <w:r w:rsidR="00963861">
              <w:fldChar w:fldCharType="begin"/>
            </w:r>
            <w:r w:rsidR="00963861">
              <w:instrText xml:space="preserve"> PAGEREF _Toc31697 \h </w:instrText>
            </w:r>
            <w:r w:rsidR="00963861">
              <w:fldChar w:fldCharType="separate"/>
            </w:r>
            <w:r w:rsidR="00963861">
              <w:t>15</w:t>
            </w:r>
            <w:r w:rsidR="00963861">
              <w:fldChar w:fldCharType="end"/>
            </w:r>
          </w:hyperlink>
        </w:p>
        <w:p w14:paraId="55C494A4" w14:textId="77777777" w:rsidR="00963861" w:rsidRDefault="00000000" w:rsidP="00963861">
          <w:pPr>
            <w:pStyle w:val="TOC3"/>
            <w:tabs>
              <w:tab w:val="right" w:leader="dot" w:pos="8306"/>
            </w:tabs>
          </w:pPr>
          <w:hyperlink w:anchor="_Toc2463" w:history="1">
            <w:r w:rsidR="00963861">
              <w:rPr>
                <w:rFonts w:ascii="Times New Roman" w:eastAsia="宋体" w:hint="eastAsia"/>
                <w:bCs/>
              </w:rPr>
              <w:t xml:space="preserve">3.2.3 </w:t>
            </w:r>
            <w:r w:rsidR="00963861">
              <w:rPr>
                <w:rFonts w:ascii="Times New Roman" w:eastAsia="宋体" w:hint="eastAsia"/>
                <w:bCs/>
              </w:rPr>
              <w:t>市场可行性</w:t>
            </w:r>
            <w:r w:rsidR="00963861">
              <w:tab/>
            </w:r>
            <w:r w:rsidR="00963861">
              <w:fldChar w:fldCharType="begin"/>
            </w:r>
            <w:r w:rsidR="00963861">
              <w:instrText xml:space="preserve"> PAGEREF _Toc2463 \h </w:instrText>
            </w:r>
            <w:r w:rsidR="00963861">
              <w:fldChar w:fldCharType="separate"/>
            </w:r>
            <w:r w:rsidR="00963861">
              <w:t>15</w:t>
            </w:r>
            <w:r w:rsidR="00963861">
              <w:fldChar w:fldCharType="end"/>
            </w:r>
          </w:hyperlink>
        </w:p>
        <w:p w14:paraId="718745B8" w14:textId="77777777" w:rsidR="00963861" w:rsidRDefault="00000000" w:rsidP="00963861">
          <w:pPr>
            <w:pStyle w:val="TOC2"/>
            <w:tabs>
              <w:tab w:val="right" w:leader="dot" w:pos="8306"/>
            </w:tabs>
          </w:pPr>
          <w:hyperlink w:anchor="_Toc29184" w:history="1">
            <w:r w:rsidR="00963861">
              <w:rPr>
                <w:rFonts w:ascii="Times New Roman" w:eastAsia="黑体" w:hint="eastAsia"/>
              </w:rPr>
              <w:t>3</w:t>
            </w:r>
            <w:r w:rsidR="00963861">
              <w:rPr>
                <w:rFonts w:ascii="Times New Roman" w:eastAsia="黑体"/>
              </w:rPr>
              <w:t xml:space="preserve">.3 </w:t>
            </w:r>
            <w:r w:rsidR="00963861">
              <w:rPr>
                <w:rFonts w:ascii="Times New Roman" w:eastAsia="黑体" w:hint="eastAsia"/>
              </w:rPr>
              <w:t>其他分析</w:t>
            </w:r>
            <w:r w:rsidR="00963861">
              <w:tab/>
            </w:r>
            <w:r w:rsidR="00963861">
              <w:fldChar w:fldCharType="begin"/>
            </w:r>
            <w:r w:rsidR="00963861">
              <w:instrText xml:space="preserve"> PAGEREF _Toc29184 \h </w:instrText>
            </w:r>
            <w:r w:rsidR="00963861">
              <w:fldChar w:fldCharType="separate"/>
            </w:r>
            <w:r w:rsidR="00963861">
              <w:t>16</w:t>
            </w:r>
            <w:r w:rsidR="00963861">
              <w:fldChar w:fldCharType="end"/>
            </w:r>
          </w:hyperlink>
        </w:p>
        <w:p w14:paraId="6D8AA47E" w14:textId="77777777" w:rsidR="00963861" w:rsidRDefault="00000000" w:rsidP="00963861">
          <w:pPr>
            <w:pStyle w:val="TOC3"/>
            <w:tabs>
              <w:tab w:val="right" w:leader="dot" w:pos="8306"/>
            </w:tabs>
          </w:pPr>
          <w:hyperlink w:anchor="_Toc4462" w:history="1">
            <w:r w:rsidR="00963861">
              <w:rPr>
                <w:rFonts w:ascii="Times New Roman" w:eastAsia="宋体" w:hint="eastAsia"/>
                <w:bCs/>
              </w:rPr>
              <w:t xml:space="preserve">3.3.1 </w:t>
            </w:r>
            <w:r w:rsidR="00963861">
              <w:rPr>
                <w:rFonts w:ascii="Times New Roman" w:eastAsia="宋体"/>
                <w:bCs/>
              </w:rPr>
              <w:t>语言设计分析</w:t>
            </w:r>
            <w:r w:rsidR="00963861">
              <w:tab/>
            </w:r>
            <w:r w:rsidR="00963861">
              <w:fldChar w:fldCharType="begin"/>
            </w:r>
            <w:r w:rsidR="00963861">
              <w:instrText xml:space="preserve"> PAGEREF _Toc4462 \h </w:instrText>
            </w:r>
            <w:r w:rsidR="00963861">
              <w:fldChar w:fldCharType="separate"/>
            </w:r>
            <w:r w:rsidR="00963861">
              <w:t>16</w:t>
            </w:r>
            <w:r w:rsidR="00963861">
              <w:fldChar w:fldCharType="end"/>
            </w:r>
          </w:hyperlink>
        </w:p>
        <w:p w14:paraId="7AD57154" w14:textId="77777777" w:rsidR="00963861" w:rsidRDefault="00000000" w:rsidP="00963861">
          <w:pPr>
            <w:pStyle w:val="TOC3"/>
            <w:tabs>
              <w:tab w:val="right" w:leader="dot" w:pos="8306"/>
            </w:tabs>
          </w:pPr>
          <w:hyperlink w:anchor="_Toc16291" w:history="1">
            <w:r w:rsidR="00963861">
              <w:rPr>
                <w:rFonts w:ascii="Times New Roman" w:eastAsia="宋体" w:hint="eastAsia"/>
                <w:bCs/>
              </w:rPr>
              <w:t xml:space="preserve">3.3.2 </w:t>
            </w:r>
            <w:r w:rsidR="00963861">
              <w:rPr>
                <w:rFonts w:ascii="Times New Roman" w:eastAsia="宋体"/>
                <w:bCs/>
              </w:rPr>
              <w:t>编译器构建分析</w:t>
            </w:r>
            <w:r w:rsidR="00963861">
              <w:tab/>
            </w:r>
            <w:r w:rsidR="00963861">
              <w:fldChar w:fldCharType="begin"/>
            </w:r>
            <w:r w:rsidR="00963861">
              <w:instrText xml:space="preserve"> PAGEREF _Toc16291 \h </w:instrText>
            </w:r>
            <w:r w:rsidR="00963861">
              <w:fldChar w:fldCharType="separate"/>
            </w:r>
            <w:r w:rsidR="00963861">
              <w:t>16</w:t>
            </w:r>
            <w:r w:rsidR="00963861">
              <w:fldChar w:fldCharType="end"/>
            </w:r>
          </w:hyperlink>
        </w:p>
        <w:p w14:paraId="69699195" w14:textId="77777777" w:rsidR="00963861" w:rsidRDefault="00000000" w:rsidP="00963861">
          <w:pPr>
            <w:pStyle w:val="TOC3"/>
            <w:tabs>
              <w:tab w:val="right" w:leader="dot" w:pos="8306"/>
            </w:tabs>
          </w:pPr>
          <w:hyperlink w:anchor="_Toc3315" w:history="1">
            <w:r w:rsidR="00963861">
              <w:rPr>
                <w:rFonts w:ascii="Times New Roman" w:eastAsia="宋体" w:hint="eastAsia"/>
                <w:bCs/>
              </w:rPr>
              <w:t xml:space="preserve">3.3.3 </w:t>
            </w:r>
            <w:r w:rsidR="00963861">
              <w:rPr>
                <w:rFonts w:ascii="Times New Roman" w:eastAsia="宋体"/>
                <w:bCs/>
              </w:rPr>
              <w:t>前端开发分析</w:t>
            </w:r>
            <w:r w:rsidR="00963861">
              <w:tab/>
            </w:r>
            <w:r w:rsidR="00963861">
              <w:fldChar w:fldCharType="begin"/>
            </w:r>
            <w:r w:rsidR="00963861">
              <w:instrText xml:space="preserve"> PAGEREF _Toc3315 \h </w:instrText>
            </w:r>
            <w:r w:rsidR="00963861">
              <w:fldChar w:fldCharType="separate"/>
            </w:r>
            <w:r w:rsidR="00963861">
              <w:t>16</w:t>
            </w:r>
            <w:r w:rsidR="00963861">
              <w:fldChar w:fldCharType="end"/>
            </w:r>
          </w:hyperlink>
        </w:p>
        <w:p w14:paraId="1202FAE4" w14:textId="77777777" w:rsidR="00963861" w:rsidRDefault="00000000" w:rsidP="00963861">
          <w:pPr>
            <w:pStyle w:val="TOC3"/>
            <w:tabs>
              <w:tab w:val="right" w:leader="dot" w:pos="8306"/>
            </w:tabs>
          </w:pPr>
          <w:hyperlink w:anchor="_Toc25834" w:history="1">
            <w:r w:rsidR="00963861">
              <w:rPr>
                <w:rFonts w:ascii="Times New Roman" w:eastAsia="宋体" w:hint="eastAsia"/>
                <w:bCs/>
              </w:rPr>
              <w:t xml:space="preserve">3.3.4 </w:t>
            </w:r>
            <w:r w:rsidR="00963861">
              <w:rPr>
                <w:rFonts w:ascii="Times New Roman" w:eastAsia="宋体"/>
                <w:bCs/>
              </w:rPr>
              <w:t>性能分析</w:t>
            </w:r>
            <w:r w:rsidR="00963861">
              <w:tab/>
            </w:r>
            <w:r w:rsidR="00963861">
              <w:fldChar w:fldCharType="begin"/>
            </w:r>
            <w:r w:rsidR="00963861">
              <w:instrText xml:space="preserve"> PAGEREF _Toc25834 \h </w:instrText>
            </w:r>
            <w:r w:rsidR="00963861">
              <w:fldChar w:fldCharType="separate"/>
            </w:r>
            <w:r w:rsidR="00963861">
              <w:t>16</w:t>
            </w:r>
            <w:r w:rsidR="00963861">
              <w:fldChar w:fldCharType="end"/>
            </w:r>
          </w:hyperlink>
        </w:p>
        <w:p w14:paraId="175FB6AD" w14:textId="77777777" w:rsidR="00963861" w:rsidRDefault="00000000" w:rsidP="00963861">
          <w:pPr>
            <w:pStyle w:val="TOC3"/>
            <w:tabs>
              <w:tab w:val="right" w:leader="dot" w:pos="8306"/>
            </w:tabs>
          </w:pPr>
          <w:hyperlink w:anchor="_Toc1604" w:history="1">
            <w:r w:rsidR="00963861">
              <w:rPr>
                <w:rFonts w:ascii="Times New Roman" w:eastAsia="宋体" w:hint="eastAsia"/>
                <w:bCs/>
              </w:rPr>
              <w:t xml:space="preserve">3.3.5 </w:t>
            </w:r>
            <w:r w:rsidR="00963861">
              <w:rPr>
                <w:rFonts w:ascii="Times New Roman" w:eastAsia="宋体"/>
                <w:bCs/>
              </w:rPr>
              <w:t>安全性分析</w:t>
            </w:r>
            <w:r w:rsidR="00963861">
              <w:tab/>
            </w:r>
            <w:r w:rsidR="00963861">
              <w:fldChar w:fldCharType="begin"/>
            </w:r>
            <w:r w:rsidR="00963861">
              <w:instrText xml:space="preserve"> PAGEREF _Toc1604 \h </w:instrText>
            </w:r>
            <w:r w:rsidR="00963861">
              <w:fldChar w:fldCharType="separate"/>
            </w:r>
            <w:r w:rsidR="00963861">
              <w:t>16</w:t>
            </w:r>
            <w:r w:rsidR="00963861">
              <w:fldChar w:fldCharType="end"/>
            </w:r>
          </w:hyperlink>
        </w:p>
        <w:p w14:paraId="4DEFC704" w14:textId="77777777" w:rsidR="00963861" w:rsidRDefault="00000000" w:rsidP="00963861">
          <w:pPr>
            <w:pStyle w:val="TOC3"/>
            <w:tabs>
              <w:tab w:val="right" w:leader="dot" w:pos="8306"/>
            </w:tabs>
          </w:pPr>
          <w:hyperlink w:anchor="_Toc11176" w:history="1">
            <w:r w:rsidR="00963861">
              <w:rPr>
                <w:rFonts w:ascii="Times New Roman" w:eastAsia="宋体" w:hint="eastAsia"/>
                <w:bCs/>
              </w:rPr>
              <w:t xml:space="preserve">3.3.6 </w:t>
            </w:r>
            <w:r w:rsidR="00963861">
              <w:rPr>
                <w:rFonts w:ascii="Times New Roman" w:eastAsia="宋体"/>
                <w:bCs/>
              </w:rPr>
              <w:t>可扩展性分析</w:t>
            </w:r>
            <w:r w:rsidR="00963861">
              <w:tab/>
            </w:r>
            <w:r w:rsidR="00963861">
              <w:fldChar w:fldCharType="begin"/>
            </w:r>
            <w:r w:rsidR="00963861">
              <w:instrText xml:space="preserve"> PAGEREF _Toc11176 \h </w:instrText>
            </w:r>
            <w:r w:rsidR="00963861">
              <w:fldChar w:fldCharType="separate"/>
            </w:r>
            <w:r w:rsidR="00963861">
              <w:t>16</w:t>
            </w:r>
            <w:r w:rsidR="00963861">
              <w:fldChar w:fldCharType="end"/>
            </w:r>
          </w:hyperlink>
        </w:p>
        <w:p w14:paraId="02B2B8D4" w14:textId="77777777" w:rsidR="00963861" w:rsidRDefault="00000000" w:rsidP="00963861">
          <w:pPr>
            <w:pStyle w:val="TOC3"/>
            <w:tabs>
              <w:tab w:val="right" w:leader="dot" w:pos="8306"/>
            </w:tabs>
          </w:pPr>
          <w:hyperlink w:anchor="_Toc20374" w:history="1">
            <w:r w:rsidR="00963861">
              <w:rPr>
                <w:rFonts w:ascii="Times New Roman" w:eastAsia="宋体" w:hint="eastAsia"/>
                <w:bCs/>
              </w:rPr>
              <w:t xml:space="preserve">3.3.7 </w:t>
            </w:r>
            <w:r w:rsidR="00963861">
              <w:rPr>
                <w:rFonts w:ascii="Times New Roman" w:eastAsia="宋体"/>
                <w:bCs/>
              </w:rPr>
              <w:t>用户反馈分析</w:t>
            </w:r>
            <w:r w:rsidR="00963861">
              <w:tab/>
            </w:r>
            <w:r w:rsidR="00963861">
              <w:fldChar w:fldCharType="begin"/>
            </w:r>
            <w:r w:rsidR="00963861">
              <w:instrText xml:space="preserve"> PAGEREF _Toc20374 \h </w:instrText>
            </w:r>
            <w:r w:rsidR="00963861">
              <w:fldChar w:fldCharType="separate"/>
            </w:r>
            <w:r w:rsidR="00963861">
              <w:t>16</w:t>
            </w:r>
            <w:r w:rsidR="00963861">
              <w:fldChar w:fldCharType="end"/>
            </w:r>
          </w:hyperlink>
        </w:p>
        <w:p w14:paraId="1D693E5C" w14:textId="77777777" w:rsidR="00963861" w:rsidRDefault="00000000" w:rsidP="00963861">
          <w:pPr>
            <w:pStyle w:val="TOC3"/>
            <w:tabs>
              <w:tab w:val="right" w:leader="dot" w:pos="8306"/>
            </w:tabs>
          </w:pPr>
          <w:hyperlink w:anchor="_Toc22056" w:history="1">
            <w:r w:rsidR="00963861">
              <w:rPr>
                <w:rFonts w:ascii="Times New Roman" w:eastAsia="宋体" w:hint="eastAsia"/>
                <w:bCs/>
              </w:rPr>
              <w:t xml:space="preserve">3.3.8 </w:t>
            </w:r>
            <w:r w:rsidR="00963861">
              <w:rPr>
                <w:rFonts w:ascii="Times New Roman" w:eastAsia="宋体"/>
                <w:bCs/>
              </w:rPr>
              <w:t>社区参与分析</w:t>
            </w:r>
            <w:r w:rsidR="00963861">
              <w:tab/>
            </w:r>
            <w:r w:rsidR="00963861">
              <w:fldChar w:fldCharType="begin"/>
            </w:r>
            <w:r w:rsidR="00963861">
              <w:instrText xml:space="preserve"> PAGEREF _Toc22056 \h </w:instrText>
            </w:r>
            <w:r w:rsidR="00963861">
              <w:fldChar w:fldCharType="separate"/>
            </w:r>
            <w:r w:rsidR="00963861">
              <w:t>16</w:t>
            </w:r>
            <w:r w:rsidR="00963861">
              <w:fldChar w:fldCharType="end"/>
            </w:r>
          </w:hyperlink>
        </w:p>
        <w:p w14:paraId="698A22BE" w14:textId="77777777" w:rsidR="00963861" w:rsidRDefault="00000000" w:rsidP="00963861">
          <w:pPr>
            <w:pStyle w:val="TOC1"/>
            <w:tabs>
              <w:tab w:val="right" w:leader="dot" w:pos="8306"/>
            </w:tabs>
          </w:pPr>
          <w:hyperlink w:anchor="_Toc8013" w:history="1">
            <w:r w:rsidR="00963861">
              <w:rPr>
                <w:rFonts w:ascii="Times New Roman" w:eastAsia="黑体" w:hint="eastAsia"/>
              </w:rPr>
              <w:t>第</w:t>
            </w:r>
            <w:r w:rsidR="00963861">
              <w:rPr>
                <w:rFonts w:ascii="Times New Roman" w:eastAsia="黑体" w:hint="eastAsia"/>
              </w:rPr>
              <w:t>4</w:t>
            </w:r>
            <w:r w:rsidR="00963861">
              <w:rPr>
                <w:rFonts w:ascii="Times New Roman" w:eastAsia="黑体" w:hint="eastAsia"/>
              </w:rPr>
              <w:t>章</w:t>
            </w:r>
            <w:r w:rsidR="00963861">
              <w:rPr>
                <w:rFonts w:ascii="Times New Roman" w:eastAsia="黑体"/>
              </w:rPr>
              <w:t xml:space="preserve"> </w:t>
            </w:r>
            <w:r w:rsidR="00963861">
              <w:rPr>
                <w:rFonts w:ascii="Times New Roman" w:eastAsia="黑体"/>
              </w:rPr>
              <w:t>系统设计</w:t>
            </w:r>
            <w:r w:rsidR="00963861">
              <w:tab/>
            </w:r>
            <w:r w:rsidR="00963861">
              <w:fldChar w:fldCharType="begin"/>
            </w:r>
            <w:r w:rsidR="00963861">
              <w:instrText xml:space="preserve"> PAGEREF _Toc8013 \h </w:instrText>
            </w:r>
            <w:r w:rsidR="00963861">
              <w:fldChar w:fldCharType="separate"/>
            </w:r>
            <w:r w:rsidR="00963861">
              <w:t>17</w:t>
            </w:r>
            <w:r w:rsidR="00963861">
              <w:fldChar w:fldCharType="end"/>
            </w:r>
          </w:hyperlink>
        </w:p>
        <w:p w14:paraId="7363C343" w14:textId="77777777" w:rsidR="00963861" w:rsidRDefault="00000000" w:rsidP="00963861">
          <w:pPr>
            <w:pStyle w:val="TOC2"/>
            <w:tabs>
              <w:tab w:val="right" w:leader="dot" w:pos="8306"/>
            </w:tabs>
          </w:pPr>
          <w:hyperlink w:anchor="_Toc20860" w:history="1">
            <w:r w:rsidR="00963861">
              <w:rPr>
                <w:rFonts w:ascii="Times New Roman" w:eastAsia="黑体"/>
              </w:rPr>
              <w:t>4.1</w:t>
            </w:r>
            <w:r w:rsidR="00963861">
              <w:rPr>
                <w:rFonts w:ascii="Times New Roman" w:eastAsia="黑体" w:hint="eastAsia"/>
              </w:rPr>
              <w:t xml:space="preserve"> </w:t>
            </w:r>
            <w:r w:rsidR="00963861">
              <w:rPr>
                <w:rFonts w:ascii="Times New Roman" w:eastAsia="黑体"/>
              </w:rPr>
              <w:t xml:space="preserve"> A66</w:t>
            </w:r>
            <w:r w:rsidR="00963861">
              <w:rPr>
                <w:rFonts w:ascii="Times New Roman" w:eastAsia="黑体"/>
              </w:rPr>
              <w:t>语言的语法规范和语义定义</w:t>
            </w:r>
            <w:r w:rsidR="00963861">
              <w:tab/>
            </w:r>
            <w:r w:rsidR="00963861">
              <w:fldChar w:fldCharType="begin"/>
            </w:r>
            <w:r w:rsidR="00963861">
              <w:instrText xml:space="preserve"> PAGEREF _Toc20860 \h </w:instrText>
            </w:r>
            <w:r w:rsidR="00963861">
              <w:fldChar w:fldCharType="separate"/>
            </w:r>
            <w:r w:rsidR="00963861">
              <w:t>17</w:t>
            </w:r>
            <w:r w:rsidR="00963861">
              <w:fldChar w:fldCharType="end"/>
            </w:r>
          </w:hyperlink>
        </w:p>
        <w:p w14:paraId="5546E54A" w14:textId="77777777" w:rsidR="00963861" w:rsidRDefault="00000000" w:rsidP="00963861">
          <w:pPr>
            <w:pStyle w:val="TOC3"/>
            <w:tabs>
              <w:tab w:val="right" w:leader="dot" w:pos="8306"/>
            </w:tabs>
          </w:pPr>
          <w:hyperlink w:anchor="_Toc25990" w:history="1">
            <w:r w:rsidR="00963861">
              <w:rPr>
                <w:rFonts w:ascii="Times New Roman" w:eastAsia="宋体" w:hint="eastAsia"/>
                <w:bCs/>
              </w:rPr>
              <w:t xml:space="preserve">4.1.1 </w:t>
            </w:r>
            <w:r w:rsidR="00963861">
              <w:rPr>
                <w:rFonts w:ascii="Times New Roman" w:eastAsia="宋体" w:hint="eastAsia"/>
                <w:bCs/>
              </w:rPr>
              <w:t>埃拉托斯特尼筛法</w:t>
            </w:r>
            <w:r w:rsidR="00963861">
              <w:rPr>
                <w:rFonts w:ascii="Times New Roman" w:eastAsia="宋体"/>
                <w:bCs/>
              </w:rPr>
              <w:t>（</w:t>
            </w:r>
            <w:r w:rsidR="00963861">
              <w:rPr>
                <w:rFonts w:ascii="Times New Roman" w:eastAsia="宋体"/>
                <w:bCs/>
              </w:rPr>
              <w:t>Sieve of Eratosthenes</w:t>
            </w:r>
            <w:r w:rsidR="00963861">
              <w:rPr>
                <w:rFonts w:ascii="Times New Roman" w:eastAsia="宋体"/>
                <w:bCs/>
              </w:rPr>
              <w:t>）</w:t>
            </w:r>
            <w:r w:rsidR="00963861">
              <w:tab/>
            </w:r>
            <w:r w:rsidR="00963861">
              <w:fldChar w:fldCharType="begin"/>
            </w:r>
            <w:r w:rsidR="00963861">
              <w:instrText xml:space="preserve"> PAGEREF _Toc25990 \h </w:instrText>
            </w:r>
            <w:r w:rsidR="00963861">
              <w:fldChar w:fldCharType="separate"/>
            </w:r>
            <w:r w:rsidR="00963861">
              <w:t>17</w:t>
            </w:r>
            <w:r w:rsidR="00963861">
              <w:fldChar w:fldCharType="end"/>
            </w:r>
          </w:hyperlink>
        </w:p>
        <w:p w14:paraId="1BD71CC7" w14:textId="77777777" w:rsidR="00963861" w:rsidRDefault="00000000" w:rsidP="00963861">
          <w:pPr>
            <w:pStyle w:val="TOC3"/>
            <w:tabs>
              <w:tab w:val="right" w:leader="dot" w:pos="8306"/>
            </w:tabs>
          </w:pPr>
          <w:hyperlink w:anchor="_Toc28502" w:history="1">
            <w:r w:rsidR="00963861">
              <w:rPr>
                <w:rFonts w:ascii="Times New Roman" w:eastAsia="宋体" w:hint="eastAsia"/>
                <w:bCs/>
              </w:rPr>
              <w:t xml:space="preserve">4.1.1 </w:t>
            </w:r>
            <w:r w:rsidR="00963861">
              <w:rPr>
                <w:rFonts w:ascii="Times New Roman" w:eastAsia="宋体" w:hint="eastAsia"/>
                <w:bCs/>
              </w:rPr>
              <w:t>斐波那契数列</w:t>
            </w:r>
            <w:r w:rsidR="00963861">
              <w:tab/>
            </w:r>
            <w:r w:rsidR="00963861">
              <w:fldChar w:fldCharType="begin"/>
            </w:r>
            <w:r w:rsidR="00963861">
              <w:instrText xml:space="preserve"> PAGEREF _Toc28502 \h </w:instrText>
            </w:r>
            <w:r w:rsidR="00963861">
              <w:fldChar w:fldCharType="separate"/>
            </w:r>
            <w:r w:rsidR="00963861">
              <w:t>17</w:t>
            </w:r>
            <w:r w:rsidR="00963861">
              <w:fldChar w:fldCharType="end"/>
            </w:r>
          </w:hyperlink>
        </w:p>
        <w:p w14:paraId="2677D06B" w14:textId="77777777" w:rsidR="00963861" w:rsidRDefault="00000000" w:rsidP="00963861">
          <w:pPr>
            <w:pStyle w:val="TOC3"/>
            <w:tabs>
              <w:tab w:val="right" w:leader="dot" w:pos="8306"/>
            </w:tabs>
          </w:pPr>
          <w:hyperlink w:anchor="_Toc28425" w:history="1">
            <w:r w:rsidR="00963861">
              <w:rPr>
                <w:rFonts w:ascii="Times New Roman" w:eastAsia="宋体" w:hint="eastAsia"/>
                <w:bCs/>
              </w:rPr>
              <w:t xml:space="preserve">4.1.1 </w:t>
            </w:r>
            <w:r w:rsidR="00963861">
              <w:rPr>
                <w:rFonts w:ascii="Times New Roman" w:eastAsia="宋体" w:hint="eastAsia"/>
                <w:bCs/>
              </w:rPr>
              <w:t>并查集</w:t>
            </w:r>
            <w:r w:rsidR="00963861">
              <w:tab/>
            </w:r>
            <w:r w:rsidR="00963861">
              <w:fldChar w:fldCharType="begin"/>
            </w:r>
            <w:r w:rsidR="00963861">
              <w:instrText xml:space="preserve"> PAGEREF _Toc28425 \h </w:instrText>
            </w:r>
            <w:r w:rsidR="00963861">
              <w:fldChar w:fldCharType="separate"/>
            </w:r>
            <w:r w:rsidR="00963861">
              <w:t>18</w:t>
            </w:r>
            <w:r w:rsidR="00963861">
              <w:fldChar w:fldCharType="end"/>
            </w:r>
          </w:hyperlink>
        </w:p>
        <w:p w14:paraId="5D834F58" w14:textId="77777777" w:rsidR="00963861" w:rsidRDefault="00000000" w:rsidP="00963861">
          <w:pPr>
            <w:pStyle w:val="TOC2"/>
            <w:tabs>
              <w:tab w:val="right" w:leader="dot" w:pos="8306"/>
            </w:tabs>
          </w:pPr>
          <w:hyperlink w:anchor="_Toc2999" w:history="1">
            <w:r w:rsidR="00963861">
              <w:rPr>
                <w:rFonts w:ascii="Times New Roman" w:eastAsia="黑体"/>
              </w:rPr>
              <w:t xml:space="preserve">4.2. </w:t>
            </w:r>
            <w:r w:rsidR="00963861">
              <w:rPr>
                <w:rFonts w:ascii="Times New Roman" w:eastAsia="黑体"/>
              </w:rPr>
              <w:t>编译器的架构和实现</w:t>
            </w:r>
            <w:r w:rsidR="00963861">
              <w:rPr>
                <w:rFonts w:ascii="Times New Roman" w:eastAsia="黑体" w:hint="eastAsia"/>
              </w:rPr>
              <w:t>（图）</w:t>
            </w:r>
            <w:r w:rsidR="00963861">
              <w:tab/>
            </w:r>
            <w:r w:rsidR="00963861">
              <w:fldChar w:fldCharType="begin"/>
            </w:r>
            <w:r w:rsidR="00963861">
              <w:instrText xml:space="preserve"> PAGEREF _Toc2999 \h </w:instrText>
            </w:r>
            <w:r w:rsidR="00963861">
              <w:fldChar w:fldCharType="separate"/>
            </w:r>
            <w:r w:rsidR="00963861">
              <w:t>18</w:t>
            </w:r>
            <w:r w:rsidR="00963861">
              <w:fldChar w:fldCharType="end"/>
            </w:r>
          </w:hyperlink>
        </w:p>
        <w:p w14:paraId="1187BED6" w14:textId="77777777" w:rsidR="00963861" w:rsidRDefault="00000000" w:rsidP="00963861">
          <w:pPr>
            <w:pStyle w:val="TOC3"/>
            <w:tabs>
              <w:tab w:val="right" w:leader="dot" w:pos="8306"/>
            </w:tabs>
          </w:pPr>
          <w:hyperlink w:anchor="_Toc18634" w:history="1">
            <w:r w:rsidR="00963861">
              <w:rPr>
                <w:rFonts w:ascii="Times New Roman" w:eastAsia="宋体"/>
                <w:bCs/>
              </w:rPr>
              <w:t>4.2.1</w:t>
            </w:r>
            <w:r w:rsidR="00963861">
              <w:rPr>
                <w:rFonts w:ascii="Times New Roman" w:eastAsia="宋体" w:hint="eastAsia"/>
                <w:bCs/>
              </w:rPr>
              <w:t xml:space="preserve"> </w:t>
            </w:r>
            <w:r w:rsidR="00963861">
              <w:rPr>
                <w:rFonts w:ascii="Times New Roman" w:eastAsia="宋体" w:hint="eastAsia"/>
                <w:bCs/>
              </w:rPr>
              <w:t>前端负责源代码的解析和分析</w:t>
            </w:r>
            <w:r w:rsidR="00963861">
              <w:tab/>
            </w:r>
            <w:r w:rsidR="00963861">
              <w:fldChar w:fldCharType="begin"/>
            </w:r>
            <w:r w:rsidR="00963861">
              <w:instrText xml:space="preserve"> PAGEREF _Toc18634 \h </w:instrText>
            </w:r>
            <w:r w:rsidR="00963861">
              <w:fldChar w:fldCharType="separate"/>
            </w:r>
            <w:r w:rsidR="00963861">
              <w:t>18</w:t>
            </w:r>
            <w:r w:rsidR="00963861">
              <w:fldChar w:fldCharType="end"/>
            </w:r>
          </w:hyperlink>
        </w:p>
        <w:p w14:paraId="1FB0BF62" w14:textId="77777777" w:rsidR="00963861" w:rsidRDefault="00000000" w:rsidP="00963861">
          <w:pPr>
            <w:pStyle w:val="TOC3"/>
            <w:tabs>
              <w:tab w:val="right" w:leader="dot" w:pos="8306"/>
            </w:tabs>
          </w:pPr>
          <w:hyperlink w:anchor="_Toc25838" w:history="1">
            <w:r w:rsidR="00963861">
              <w:rPr>
                <w:rFonts w:ascii="Times New Roman" w:eastAsia="宋体"/>
                <w:bCs/>
              </w:rPr>
              <w:t>4.2</w:t>
            </w:r>
            <w:r w:rsidR="00963861">
              <w:rPr>
                <w:rFonts w:ascii="Times New Roman" w:eastAsia="宋体" w:hint="eastAsia"/>
                <w:bCs/>
              </w:rPr>
              <w:t>.2</w:t>
            </w:r>
            <w:r w:rsidR="00963861">
              <w:rPr>
                <w:rFonts w:ascii="Times New Roman" w:eastAsia="宋体" w:hint="eastAsia"/>
                <w:bCs/>
              </w:rPr>
              <w:t>根据内存中的抽象语法树</w:t>
            </w:r>
            <w:r w:rsidR="00963861">
              <w:rPr>
                <w:rFonts w:ascii="Times New Roman" w:eastAsia="宋体" w:hint="eastAsia"/>
                <w:bCs/>
              </w:rPr>
              <w:t>AST</w:t>
            </w:r>
            <w:r w:rsidR="00963861">
              <w:rPr>
                <w:rFonts w:ascii="Times New Roman" w:eastAsia="宋体" w:hint="eastAsia"/>
                <w:bCs/>
              </w:rPr>
              <w:t>生成</w:t>
            </w:r>
            <w:r w:rsidR="00963861">
              <w:rPr>
                <w:rFonts w:ascii="Times New Roman" w:eastAsia="宋体" w:hint="eastAsia"/>
                <w:bCs/>
              </w:rPr>
              <w:t>LLVM IR</w:t>
            </w:r>
            <w:r w:rsidR="00963861">
              <w:rPr>
                <w:rFonts w:ascii="Times New Roman" w:eastAsia="宋体" w:hint="eastAsia"/>
                <w:bCs/>
              </w:rPr>
              <w:t>中间代码</w:t>
            </w:r>
            <w:r w:rsidR="00963861">
              <w:tab/>
            </w:r>
            <w:r w:rsidR="00963861">
              <w:fldChar w:fldCharType="begin"/>
            </w:r>
            <w:r w:rsidR="00963861">
              <w:instrText xml:space="preserve"> PAGEREF _Toc25838 \h </w:instrText>
            </w:r>
            <w:r w:rsidR="00963861">
              <w:fldChar w:fldCharType="separate"/>
            </w:r>
            <w:r w:rsidR="00963861">
              <w:t>19</w:t>
            </w:r>
            <w:r w:rsidR="00963861">
              <w:fldChar w:fldCharType="end"/>
            </w:r>
          </w:hyperlink>
        </w:p>
        <w:p w14:paraId="5AAAC973" w14:textId="77777777" w:rsidR="00963861" w:rsidRDefault="00000000" w:rsidP="00963861">
          <w:pPr>
            <w:pStyle w:val="TOC3"/>
            <w:tabs>
              <w:tab w:val="right" w:leader="dot" w:pos="8306"/>
            </w:tabs>
          </w:pPr>
          <w:hyperlink w:anchor="_Toc12378" w:history="1">
            <w:r w:rsidR="00963861">
              <w:rPr>
                <w:rFonts w:ascii="Times New Roman" w:eastAsia="宋体"/>
                <w:bCs/>
              </w:rPr>
              <w:t>4.2</w:t>
            </w:r>
            <w:r w:rsidR="00963861">
              <w:rPr>
                <w:rFonts w:ascii="Times New Roman" w:eastAsia="宋体" w:hint="eastAsia"/>
                <w:bCs/>
              </w:rPr>
              <w:t>.3</w:t>
            </w:r>
            <w:r w:rsidR="00963861">
              <w:rPr>
                <w:rFonts w:ascii="Times New Roman" w:eastAsia="宋体"/>
                <w:bCs/>
              </w:rPr>
              <w:t>后端将中间表示转化为目标代码</w:t>
            </w:r>
            <w:r w:rsidR="00963861">
              <w:tab/>
            </w:r>
            <w:r w:rsidR="00963861">
              <w:fldChar w:fldCharType="begin"/>
            </w:r>
            <w:r w:rsidR="00963861">
              <w:instrText xml:space="preserve"> PAGEREF _Toc12378 \h </w:instrText>
            </w:r>
            <w:r w:rsidR="00963861">
              <w:fldChar w:fldCharType="separate"/>
            </w:r>
            <w:r w:rsidR="00963861">
              <w:t>20</w:t>
            </w:r>
            <w:r w:rsidR="00963861">
              <w:fldChar w:fldCharType="end"/>
            </w:r>
          </w:hyperlink>
        </w:p>
        <w:p w14:paraId="64FF191E" w14:textId="77777777" w:rsidR="00963861" w:rsidRDefault="00000000" w:rsidP="00963861">
          <w:pPr>
            <w:pStyle w:val="TOC2"/>
            <w:tabs>
              <w:tab w:val="right" w:leader="dot" w:pos="8306"/>
            </w:tabs>
          </w:pPr>
          <w:hyperlink w:anchor="_Toc24769" w:history="1">
            <w:r w:rsidR="00963861">
              <w:rPr>
                <w:rFonts w:ascii="Times New Roman" w:eastAsia="黑体"/>
              </w:rPr>
              <w:t xml:space="preserve">4.3. </w:t>
            </w:r>
            <w:r w:rsidR="00963861">
              <w:rPr>
                <w:rFonts w:ascii="Times New Roman" w:eastAsia="黑体"/>
              </w:rPr>
              <w:t>运行时环境和库的设计与实现</w:t>
            </w:r>
            <w:r w:rsidR="00963861">
              <w:tab/>
            </w:r>
            <w:r w:rsidR="00963861">
              <w:fldChar w:fldCharType="begin"/>
            </w:r>
            <w:r w:rsidR="00963861">
              <w:instrText xml:space="preserve"> PAGEREF _Toc24769 \h </w:instrText>
            </w:r>
            <w:r w:rsidR="00963861">
              <w:fldChar w:fldCharType="separate"/>
            </w:r>
            <w:r w:rsidR="00963861">
              <w:t>20</w:t>
            </w:r>
            <w:r w:rsidR="00963861">
              <w:fldChar w:fldCharType="end"/>
            </w:r>
          </w:hyperlink>
        </w:p>
        <w:p w14:paraId="297373A9" w14:textId="77777777" w:rsidR="00963861" w:rsidRDefault="00000000" w:rsidP="00963861">
          <w:pPr>
            <w:pStyle w:val="TOC3"/>
            <w:tabs>
              <w:tab w:val="right" w:leader="dot" w:pos="8306"/>
            </w:tabs>
          </w:pPr>
          <w:hyperlink w:anchor="_Toc248" w:history="1">
            <w:r w:rsidR="00963861">
              <w:rPr>
                <w:rFonts w:ascii="Times New Roman" w:eastAsia="宋体" w:hint="eastAsia"/>
                <w:bCs/>
              </w:rPr>
              <w:t xml:space="preserve">4.3.1 </w:t>
            </w:r>
            <w:r w:rsidR="00963861">
              <w:rPr>
                <w:rFonts w:ascii="Times New Roman" w:eastAsia="宋体" w:hint="eastAsia"/>
                <w:bCs/>
              </w:rPr>
              <w:t>内存管理</w:t>
            </w:r>
            <w:r w:rsidR="00963861">
              <w:tab/>
            </w:r>
            <w:r w:rsidR="00963861">
              <w:fldChar w:fldCharType="begin"/>
            </w:r>
            <w:r w:rsidR="00963861">
              <w:instrText xml:space="preserve"> PAGEREF _Toc248 \h </w:instrText>
            </w:r>
            <w:r w:rsidR="00963861">
              <w:fldChar w:fldCharType="separate"/>
            </w:r>
            <w:r w:rsidR="00963861">
              <w:t>20</w:t>
            </w:r>
            <w:r w:rsidR="00963861">
              <w:fldChar w:fldCharType="end"/>
            </w:r>
          </w:hyperlink>
        </w:p>
        <w:p w14:paraId="4D28D31D" w14:textId="77777777" w:rsidR="00963861" w:rsidRDefault="00000000" w:rsidP="00963861">
          <w:pPr>
            <w:pStyle w:val="TOC3"/>
            <w:tabs>
              <w:tab w:val="right" w:leader="dot" w:pos="8306"/>
            </w:tabs>
          </w:pPr>
          <w:hyperlink w:anchor="_Toc4027" w:history="1">
            <w:r w:rsidR="00963861">
              <w:rPr>
                <w:rFonts w:ascii="Times New Roman" w:eastAsia="宋体" w:hint="eastAsia"/>
                <w:bCs/>
              </w:rPr>
              <w:t xml:space="preserve">4.3.2 </w:t>
            </w:r>
            <w:r w:rsidR="00963861">
              <w:rPr>
                <w:rFonts w:ascii="Times New Roman" w:eastAsia="宋体" w:hint="eastAsia"/>
                <w:bCs/>
              </w:rPr>
              <w:t>异常处理</w:t>
            </w:r>
            <w:r w:rsidR="00963861">
              <w:tab/>
            </w:r>
            <w:r w:rsidR="00963861">
              <w:fldChar w:fldCharType="begin"/>
            </w:r>
            <w:r w:rsidR="00963861">
              <w:instrText xml:space="preserve"> PAGEREF _Toc4027 \h </w:instrText>
            </w:r>
            <w:r w:rsidR="00963861">
              <w:fldChar w:fldCharType="separate"/>
            </w:r>
            <w:r w:rsidR="00963861">
              <w:t>21</w:t>
            </w:r>
            <w:r w:rsidR="00963861">
              <w:fldChar w:fldCharType="end"/>
            </w:r>
          </w:hyperlink>
        </w:p>
        <w:p w14:paraId="3237ECA2" w14:textId="77777777" w:rsidR="00963861" w:rsidRDefault="00000000" w:rsidP="00963861">
          <w:pPr>
            <w:pStyle w:val="TOC3"/>
            <w:tabs>
              <w:tab w:val="right" w:leader="dot" w:pos="8306"/>
            </w:tabs>
          </w:pPr>
          <w:hyperlink w:anchor="_Toc18986" w:history="1">
            <w:r w:rsidR="00963861">
              <w:rPr>
                <w:rFonts w:ascii="Times New Roman" w:eastAsia="宋体" w:hint="eastAsia"/>
                <w:bCs/>
              </w:rPr>
              <w:t xml:space="preserve">4.3.3 </w:t>
            </w:r>
            <w:r w:rsidR="00963861">
              <w:rPr>
                <w:rFonts w:ascii="Times New Roman" w:eastAsia="宋体" w:hint="eastAsia"/>
                <w:bCs/>
              </w:rPr>
              <w:t>线程管理</w:t>
            </w:r>
            <w:r w:rsidR="00963861">
              <w:tab/>
            </w:r>
            <w:r w:rsidR="00963861">
              <w:fldChar w:fldCharType="begin"/>
            </w:r>
            <w:r w:rsidR="00963861">
              <w:instrText xml:space="preserve"> PAGEREF _Toc18986 \h </w:instrText>
            </w:r>
            <w:r w:rsidR="00963861">
              <w:fldChar w:fldCharType="separate"/>
            </w:r>
            <w:r w:rsidR="00963861">
              <w:t>21</w:t>
            </w:r>
            <w:r w:rsidR="00963861">
              <w:fldChar w:fldCharType="end"/>
            </w:r>
          </w:hyperlink>
        </w:p>
        <w:p w14:paraId="267DC850" w14:textId="77777777" w:rsidR="00963861" w:rsidRDefault="00000000" w:rsidP="00963861">
          <w:pPr>
            <w:pStyle w:val="TOC3"/>
            <w:tabs>
              <w:tab w:val="right" w:leader="dot" w:pos="8306"/>
            </w:tabs>
          </w:pPr>
          <w:hyperlink w:anchor="_Toc2024" w:history="1">
            <w:r w:rsidR="00963861">
              <w:rPr>
                <w:rFonts w:ascii="Times New Roman" w:eastAsia="宋体" w:hint="eastAsia"/>
                <w:bCs/>
              </w:rPr>
              <w:t xml:space="preserve">4.3.4 </w:t>
            </w:r>
            <w:r w:rsidR="00963861">
              <w:rPr>
                <w:rFonts w:ascii="Times New Roman" w:eastAsia="宋体" w:hint="eastAsia"/>
                <w:bCs/>
              </w:rPr>
              <w:t>标准库</w:t>
            </w:r>
            <w:r w:rsidR="00963861">
              <w:tab/>
            </w:r>
            <w:r w:rsidR="00963861">
              <w:fldChar w:fldCharType="begin"/>
            </w:r>
            <w:r w:rsidR="00963861">
              <w:instrText xml:space="preserve"> PAGEREF _Toc2024 \h </w:instrText>
            </w:r>
            <w:r w:rsidR="00963861">
              <w:fldChar w:fldCharType="separate"/>
            </w:r>
            <w:r w:rsidR="00963861">
              <w:t>21</w:t>
            </w:r>
            <w:r w:rsidR="00963861">
              <w:fldChar w:fldCharType="end"/>
            </w:r>
          </w:hyperlink>
        </w:p>
        <w:p w14:paraId="427A6726" w14:textId="77777777" w:rsidR="00963861" w:rsidRDefault="00000000" w:rsidP="00963861">
          <w:pPr>
            <w:pStyle w:val="TOC2"/>
            <w:tabs>
              <w:tab w:val="right" w:leader="dot" w:pos="8306"/>
            </w:tabs>
          </w:pPr>
          <w:hyperlink w:anchor="_Toc25595" w:history="1">
            <w:r w:rsidR="00963861">
              <w:rPr>
                <w:rFonts w:ascii="Times New Roman" w:eastAsia="黑体"/>
              </w:rPr>
              <w:t xml:space="preserve">4.4. </w:t>
            </w:r>
            <w:r w:rsidR="00963861">
              <w:rPr>
                <w:rFonts w:ascii="Times New Roman" w:eastAsia="黑体" w:hint="eastAsia"/>
              </w:rPr>
              <w:t>前端界面设计（图解析）</w:t>
            </w:r>
            <w:r w:rsidR="00963861">
              <w:tab/>
            </w:r>
            <w:r w:rsidR="00963861">
              <w:fldChar w:fldCharType="begin"/>
            </w:r>
            <w:r w:rsidR="00963861">
              <w:instrText xml:space="preserve"> PAGEREF _Toc25595 \h </w:instrText>
            </w:r>
            <w:r w:rsidR="00963861">
              <w:fldChar w:fldCharType="separate"/>
            </w:r>
            <w:r w:rsidR="00963861">
              <w:t>21</w:t>
            </w:r>
            <w:r w:rsidR="00963861">
              <w:fldChar w:fldCharType="end"/>
            </w:r>
          </w:hyperlink>
        </w:p>
        <w:p w14:paraId="6CD3FE95" w14:textId="77777777" w:rsidR="00963861" w:rsidRDefault="00000000" w:rsidP="00963861">
          <w:pPr>
            <w:pStyle w:val="TOC3"/>
            <w:tabs>
              <w:tab w:val="right" w:leader="dot" w:pos="8306"/>
            </w:tabs>
          </w:pPr>
          <w:hyperlink w:anchor="_Toc14992" w:history="1">
            <w:r w:rsidR="00963861">
              <w:rPr>
                <w:rFonts w:ascii="Times New Roman" w:eastAsia="宋体" w:hint="eastAsia"/>
                <w:bCs/>
              </w:rPr>
              <w:t xml:space="preserve">4.4.1 </w:t>
            </w:r>
            <w:r w:rsidR="00963861">
              <w:rPr>
                <w:rFonts w:ascii="Times New Roman" w:eastAsia="宋体" w:hint="eastAsia"/>
                <w:bCs/>
              </w:rPr>
              <w:t>菜单栏、工具栏</w:t>
            </w:r>
            <w:r w:rsidR="00963861">
              <w:tab/>
            </w:r>
            <w:r w:rsidR="00963861">
              <w:fldChar w:fldCharType="begin"/>
            </w:r>
            <w:r w:rsidR="00963861">
              <w:instrText xml:space="preserve"> PAGEREF _Toc14992 \h </w:instrText>
            </w:r>
            <w:r w:rsidR="00963861">
              <w:fldChar w:fldCharType="separate"/>
            </w:r>
            <w:r w:rsidR="00963861">
              <w:t>21</w:t>
            </w:r>
            <w:r w:rsidR="00963861">
              <w:fldChar w:fldCharType="end"/>
            </w:r>
          </w:hyperlink>
        </w:p>
        <w:p w14:paraId="1BDA9BE8" w14:textId="77777777" w:rsidR="00963861" w:rsidRDefault="00000000" w:rsidP="00963861">
          <w:pPr>
            <w:pStyle w:val="TOC3"/>
            <w:tabs>
              <w:tab w:val="right" w:leader="dot" w:pos="8306"/>
            </w:tabs>
          </w:pPr>
          <w:hyperlink w:anchor="_Toc13908" w:history="1">
            <w:r w:rsidR="00963861">
              <w:rPr>
                <w:rFonts w:ascii="Times New Roman" w:eastAsia="宋体" w:hint="eastAsia"/>
                <w:bCs/>
              </w:rPr>
              <w:t xml:space="preserve">4.4.2 </w:t>
            </w:r>
            <w:r w:rsidR="00963861">
              <w:rPr>
                <w:rFonts w:ascii="Times New Roman" w:eastAsia="宋体" w:hint="eastAsia"/>
                <w:bCs/>
              </w:rPr>
              <w:t>代码风格与整体页面主题</w:t>
            </w:r>
            <w:r w:rsidR="00963861">
              <w:tab/>
            </w:r>
            <w:r w:rsidR="00963861">
              <w:fldChar w:fldCharType="begin"/>
            </w:r>
            <w:r w:rsidR="00963861">
              <w:instrText xml:space="preserve"> PAGEREF _Toc13908 \h </w:instrText>
            </w:r>
            <w:r w:rsidR="00963861">
              <w:fldChar w:fldCharType="separate"/>
            </w:r>
            <w:r w:rsidR="00963861">
              <w:t>21</w:t>
            </w:r>
            <w:r w:rsidR="00963861">
              <w:fldChar w:fldCharType="end"/>
            </w:r>
          </w:hyperlink>
        </w:p>
        <w:p w14:paraId="2C9BDDD6" w14:textId="77777777" w:rsidR="00963861" w:rsidRDefault="00000000" w:rsidP="00963861">
          <w:pPr>
            <w:pStyle w:val="TOC1"/>
            <w:tabs>
              <w:tab w:val="right" w:leader="dot" w:pos="8306"/>
            </w:tabs>
          </w:pPr>
          <w:hyperlink w:anchor="_Toc17583" w:history="1">
            <w:r w:rsidR="00963861">
              <w:rPr>
                <w:rFonts w:ascii="Times New Roman" w:eastAsia="黑体" w:hint="eastAsia"/>
              </w:rPr>
              <w:t>第</w:t>
            </w:r>
            <w:r w:rsidR="00963861">
              <w:rPr>
                <w:rFonts w:ascii="Times New Roman" w:eastAsia="黑体" w:hint="eastAsia"/>
              </w:rPr>
              <w:t>5</w:t>
            </w:r>
            <w:r w:rsidR="00963861">
              <w:rPr>
                <w:rFonts w:ascii="Times New Roman" w:eastAsia="黑体" w:hint="eastAsia"/>
              </w:rPr>
              <w:t>章</w:t>
            </w:r>
            <w:r w:rsidR="00963861">
              <w:rPr>
                <w:rFonts w:ascii="Times New Roman" w:eastAsia="黑体"/>
              </w:rPr>
              <w:t xml:space="preserve"> </w:t>
            </w:r>
            <w:r w:rsidR="00963861">
              <w:rPr>
                <w:rFonts w:ascii="Times New Roman" w:eastAsia="黑体"/>
              </w:rPr>
              <w:t>语言特性与实现</w:t>
            </w:r>
            <w:r w:rsidR="00963861">
              <w:tab/>
            </w:r>
            <w:r w:rsidR="00963861">
              <w:fldChar w:fldCharType="begin"/>
            </w:r>
            <w:r w:rsidR="00963861">
              <w:instrText xml:space="preserve"> PAGEREF _Toc17583 \h </w:instrText>
            </w:r>
            <w:r w:rsidR="00963861">
              <w:fldChar w:fldCharType="separate"/>
            </w:r>
            <w:r w:rsidR="00963861">
              <w:t>22</w:t>
            </w:r>
            <w:r w:rsidR="00963861">
              <w:fldChar w:fldCharType="end"/>
            </w:r>
          </w:hyperlink>
        </w:p>
        <w:p w14:paraId="729A2A50" w14:textId="77777777" w:rsidR="00963861" w:rsidRDefault="00000000" w:rsidP="00963861">
          <w:pPr>
            <w:pStyle w:val="TOC2"/>
            <w:tabs>
              <w:tab w:val="right" w:leader="dot" w:pos="8306"/>
            </w:tabs>
          </w:pPr>
          <w:hyperlink w:anchor="_Toc21523" w:history="1">
            <w:r w:rsidR="00963861">
              <w:rPr>
                <w:rFonts w:ascii="Times New Roman" w:eastAsia="黑体"/>
              </w:rPr>
              <w:t>5.1. A66</w:t>
            </w:r>
            <w:r w:rsidR="00963861">
              <w:rPr>
                <w:rFonts w:ascii="Times New Roman" w:eastAsia="黑体"/>
              </w:rPr>
              <w:t>语言的特性和语法规范</w:t>
            </w:r>
            <w:r w:rsidR="00963861">
              <w:tab/>
            </w:r>
            <w:r w:rsidR="00963861">
              <w:fldChar w:fldCharType="begin"/>
            </w:r>
            <w:r w:rsidR="00963861">
              <w:instrText xml:space="preserve"> PAGEREF _Toc21523 \h </w:instrText>
            </w:r>
            <w:r w:rsidR="00963861">
              <w:fldChar w:fldCharType="separate"/>
            </w:r>
            <w:r w:rsidR="00963861">
              <w:t>22</w:t>
            </w:r>
            <w:r w:rsidR="00963861">
              <w:fldChar w:fldCharType="end"/>
            </w:r>
          </w:hyperlink>
        </w:p>
        <w:p w14:paraId="1F563B85" w14:textId="77777777" w:rsidR="00963861" w:rsidRDefault="00000000" w:rsidP="00963861">
          <w:pPr>
            <w:pStyle w:val="TOC3"/>
            <w:tabs>
              <w:tab w:val="right" w:leader="dot" w:pos="8306"/>
            </w:tabs>
          </w:pPr>
          <w:hyperlink w:anchor="_Toc30777" w:history="1">
            <w:r w:rsidR="00963861">
              <w:rPr>
                <w:rFonts w:ascii="Times New Roman" w:eastAsia="宋体" w:hint="eastAsia"/>
                <w:bCs/>
              </w:rPr>
              <w:t xml:space="preserve">5.1.1 </w:t>
            </w:r>
            <w:r w:rsidR="00963861">
              <w:rPr>
                <w:rFonts w:ascii="Times New Roman" w:eastAsia="宋体" w:hint="eastAsia"/>
                <w:bCs/>
              </w:rPr>
              <w:t>数据类型</w:t>
            </w:r>
            <w:r w:rsidR="00963861">
              <w:tab/>
            </w:r>
            <w:r w:rsidR="00963861">
              <w:fldChar w:fldCharType="begin"/>
            </w:r>
            <w:r w:rsidR="00963861">
              <w:instrText xml:space="preserve"> PAGEREF _Toc30777 \h </w:instrText>
            </w:r>
            <w:r w:rsidR="00963861">
              <w:fldChar w:fldCharType="separate"/>
            </w:r>
            <w:r w:rsidR="00963861">
              <w:t>22</w:t>
            </w:r>
            <w:r w:rsidR="00963861">
              <w:fldChar w:fldCharType="end"/>
            </w:r>
          </w:hyperlink>
        </w:p>
        <w:p w14:paraId="4A362BEA" w14:textId="77777777" w:rsidR="00963861" w:rsidRDefault="00000000" w:rsidP="00963861">
          <w:pPr>
            <w:pStyle w:val="TOC3"/>
            <w:tabs>
              <w:tab w:val="right" w:leader="dot" w:pos="8306"/>
            </w:tabs>
          </w:pPr>
          <w:hyperlink w:anchor="_Toc20418" w:history="1">
            <w:r w:rsidR="00963861">
              <w:rPr>
                <w:rFonts w:ascii="Times New Roman" w:eastAsia="宋体" w:hint="eastAsia"/>
                <w:bCs/>
              </w:rPr>
              <w:t xml:space="preserve">5.1.2 </w:t>
            </w:r>
            <w:r w:rsidR="00963861">
              <w:rPr>
                <w:rFonts w:ascii="Times New Roman" w:eastAsia="宋体" w:hint="eastAsia"/>
                <w:bCs/>
              </w:rPr>
              <w:t>控制流</w:t>
            </w:r>
            <w:r w:rsidR="00963861">
              <w:tab/>
            </w:r>
            <w:r w:rsidR="00963861">
              <w:fldChar w:fldCharType="begin"/>
            </w:r>
            <w:r w:rsidR="00963861">
              <w:instrText xml:space="preserve"> PAGEREF _Toc20418 \h </w:instrText>
            </w:r>
            <w:r w:rsidR="00963861">
              <w:fldChar w:fldCharType="separate"/>
            </w:r>
            <w:r w:rsidR="00963861">
              <w:t>22</w:t>
            </w:r>
            <w:r w:rsidR="00963861">
              <w:fldChar w:fldCharType="end"/>
            </w:r>
          </w:hyperlink>
        </w:p>
        <w:p w14:paraId="1B3F9E9B" w14:textId="77777777" w:rsidR="00963861" w:rsidRDefault="00000000" w:rsidP="00963861">
          <w:pPr>
            <w:pStyle w:val="TOC3"/>
            <w:tabs>
              <w:tab w:val="right" w:leader="dot" w:pos="8306"/>
            </w:tabs>
          </w:pPr>
          <w:hyperlink w:anchor="_Toc3177" w:history="1">
            <w:r w:rsidR="00963861">
              <w:rPr>
                <w:rFonts w:ascii="Times New Roman" w:eastAsia="宋体" w:hint="eastAsia"/>
                <w:bCs/>
              </w:rPr>
              <w:t>5.1.3</w:t>
            </w:r>
            <w:r w:rsidR="00963861">
              <w:rPr>
                <w:rFonts w:ascii="Times New Roman" w:eastAsia="宋体" w:hint="eastAsia"/>
                <w:bCs/>
              </w:rPr>
              <w:t>函数定义</w:t>
            </w:r>
            <w:r w:rsidR="00963861">
              <w:tab/>
            </w:r>
            <w:r w:rsidR="00963861">
              <w:fldChar w:fldCharType="begin"/>
            </w:r>
            <w:r w:rsidR="00963861">
              <w:instrText xml:space="preserve"> PAGEREF _Toc3177 \h </w:instrText>
            </w:r>
            <w:r w:rsidR="00963861">
              <w:fldChar w:fldCharType="separate"/>
            </w:r>
            <w:r w:rsidR="00963861">
              <w:t>22</w:t>
            </w:r>
            <w:r w:rsidR="00963861">
              <w:fldChar w:fldCharType="end"/>
            </w:r>
          </w:hyperlink>
        </w:p>
        <w:p w14:paraId="72B457AE" w14:textId="77777777" w:rsidR="00963861" w:rsidRDefault="00000000" w:rsidP="00963861">
          <w:pPr>
            <w:pStyle w:val="TOC3"/>
            <w:tabs>
              <w:tab w:val="right" w:leader="dot" w:pos="8306"/>
            </w:tabs>
          </w:pPr>
          <w:hyperlink w:anchor="_Toc7965" w:history="1">
            <w:r w:rsidR="00963861">
              <w:rPr>
                <w:rFonts w:ascii="Times New Roman" w:eastAsia="宋体" w:hint="eastAsia"/>
                <w:bCs/>
              </w:rPr>
              <w:t xml:space="preserve">5.1.4 </w:t>
            </w:r>
            <w:r w:rsidR="00963861">
              <w:rPr>
                <w:rFonts w:ascii="Times New Roman" w:eastAsia="宋体" w:hint="eastAsia"/>
                <w:bCs/>
              </w:rPr>
              <w:t>动态变量类型</w:t>
            </w:r>
            <w:r w:rsidR="00963861">
              <w:tab/>
            </w:r>
            <w:r w:rsidR="00963861">
              <w:fldChar w:fldCharType="begin"/>
            </w:r>
            <w:r w:rsidR="00963861">
              <w:instrText xml:space="preserve"> PAGEREF _Toc7965 \h </w:instrText>
            </w:r>
            <w:r w:rsidR="00963861">
              <w:fldChar w:fldCharType="separate"/>
            </w:r>
            <w:r w:rsidR="00963861">
              <w:t>23</w:t>
            </w:r>
            <w:r w:rsidR="00963861">
              <w:fldChar w:fldCharType="end"/>
            </w:r>
          </w:hyperlink>
        </w:p>
        <w:p w14:paraId="0B9490F8" w14:textId="77777777" w:rsidR="00963861" w:rsidRDefault="00000000" w:rsidP="00963861">
          <w:pPr>
            <w:pStyle w:val="TOC3"/>
            <w:tabs>
              <w:tab w:val="right" w:leader="dot" w:pos="8306"/>
            </w:tabs>
          </w:pPr>
          <w:hyperlink w:anchor="_Toc5554" w:history="1">
            <w:r w:rsidR="00963861">
              <w:rPr>
                <w:rFonts w:ascii="Times New Roman" w:eastAsia="宋体" w:hint="eastAsia"/>
                <w:bCs/>
              </w:rPr>
              <w:t>5.1.5</w:t>
            </w:r>
            <w:r w:rsidR="00963861">
              <w:rPr>
                <w:rFonts w:ascii="Times New Roman" w:eastAsia="宋体" w:hint="eastAsia"/>
                <w:bCs/>
              </w:rPr>
              <w:t>格式宽松</w:t>
            </w:r>
            <w:r w:rsidR="00963861">
              <w:tab/>
            </w:r>
            <w:r w:rsidR="00963861">
              <w:fldChar w:fldCharType="begin"/>
            </w:r>
            <w:r w:rsidR="00963861">
              <w:instrText xml:space="preserve"> PAGEREF _Toc5554 \h </w:instrText>
            </w:r>
            <w:r w:rsidR="00963861">
              <w:fldChar w:fldCharType="separate"/>
            </w:r>
            <w:r w:rsidR="00963861">
              <w:t>23</w:t>
            </w:r>
            <w:r w:rsidR="00963861">
              <w:fldChar w:fldCharType="end"/>
            </w:r>
          </w:hyperlink>
        </w:p>
        <w:p w14:paraId="5D8A3D27" w14:textId="77777777" w:rsidR="00963861" w:rsidRDefault="00000000" w:rsidP="00963861">
          <w:pPr>
            <w:pStyle w:val="TOC3"/>
            <w:tabs>
              <w:tab w:val="right" w:leader="dot" w:pos="8306"/>
            </w:tabs>
          </w:pPr>
          <w:hyperlink w:anchor="_Toc19411" w:history="1">
            <w:r w:rsidR="00963861">
              <w:rPr>
                <w:rFonts w:ascii="Times New Roman" w:eastAsia="宋体" w:hint="eastAsia"/>
                <w:bCs/>
              </w:rPr>
              <w:t>5.1.6</w:t>
            </w:r>
            <w:r w:rsidR="00963861">
              <w:rPr>
                <w:rFonts w:ascii="Times New Roman" w:eastAsia="宋体" w:hint="eastAsia"/>
                <w:bCs/>
              </w:rPr>
              <w:t>自动依赖管理</w:t>
            </w:r>
            <w:r w:rsidR="00963861">
              <w:tab/>
            </w:r>
            <w:r w:rsidR="00963861">
              <w:fldChar w:fldCharType="begin"/>
            </w:r>
            <w:r w:rsidR="00963861">
              <w:instrText xml:space="preserve"> PAGEREF _Toc19411 \h </w:instrText>
            </w:r>
            <w:r w:rsidR="00963861">
              <w:fldChar w:fldCharType="separate"/>
            </w:r>
            <w:r w:rsidR="00963861">
              <w:t>23</w:t>
            </w:r>
            <w:r w:rsidR="00963861">
              <w:fldChar w:fldCharType="end"/>
            </w:r>
          </w:hyperlink>
        </w:p>
        <w:p w14:paraId="1B58F0D0" w14:textId="77777777" w:rsidR="00963861" w:rsidRDefault="00000000" w:rsidP="00963861">
          <w:pPr>
            <w:pStyle w:val="TOC3"/>
            <w:tabs>
              <w:tab w:val="right" w:leader="dot" w:pos="8306"/>
            </w:tabs>
          </w:pPr>
          <w:hyperlink w:anchor="_Toc10759" w:history="1">
            <w:r w:rsidR="00963861">
              <w:rPr>
                <w:rFonts w:ascii="Times New Roman" w:eastAsia="宋体" w:hint="eastAsia"/>
                <w:bCs/>
              </w:rPr>
              <w:t xml:space="preserve">5.1.7 </w:t>
            </w:r>
            <w:r w:rsidR="00963861">
              <w:rPr>
                <w:rFonts w:ascii="Times New Roman" w:eastAsia="宋体" w:hint="eastAsia"/>
                <w:bCs/>
              </w:rPr>
              <w:t>大括号约定作用范围</w:t>
            </w:r>
            <w:r w:rsidR="00963861">
              <w:tab/>
            </w:r>
            <w:r w:rsidR="00963861">
              <w:fldChar w:fldCharType="begin"/>
            </w:r>
            <w:r w:rsidR="00963861">
              <w:instrText xml:space="preserve"> PAGEREF _Toc10759 \h </w:instrText>
            </w:r>
            <w:r w:rsidR="00963861">
              <w:fldChar w:fldCharType="separate"/>
            </w:r>
            <w:r w:rsidR="00963861">
              <w:t>23</w:t>
            </w:r>
            <w:r w:rsidR="00963861">
              <w:fldChar w:fldCharType="end"/>
            </w:r>
          </w:hyperlink>
        </w:p>
        <w:p w14:paraId="3E1B27C4" w14:textId="77777777" w:rsidR="00963861" w:rsidRDefault="00000000" w:rsidP="00963861">
          <w:pPr>
            <w:pStyle w:val="TOC3"/>
            <w:tabs>
              <w:tab w:val="right" w:leader="dot" w:pos="8306"/>
            </w:tabs>
          </w:pPr>
          <w:hyperlink w:anchor="_Toc25365" w:history="1">
            <w:r w:rsidR="00963861">
              <w:rPr>
                <w:rFonts w:ascii="Times New Roman" w:eastAsia="宋体" w:hint="eastAsia"/>
                <w:bCs/>
              </w:rPr>
              <w:t xml:space="preserve">5.1.8 O2 </w:t>
            </w:r>
            <w:r w:rsidR="00963861">
              <w:rPr>
                <w:rFonts w:ascii="Times New Roman" w:eastAsia="宋体" w:hint="eastAsia"/>
                <w:bCs/>
              </w:rPr>
              <w:t>编译优化</w:t>
            </w:r>
            <w:r w:rsidR="00963861">
              <w:tab/>
            </w:r>
            <w:r w:rsidR="00963861">
              <w:fldChar w:fldCharType="begin"/>
            </w:r>
            <w:r w:rsidR="00963861">
              <w:instrText xml:space="preserve"> PAGEREF _Toc25365 \h </w:instrText>
            </w:r>
            <w:r w:rsidR="00963861">
              <w:fldChar w:fldCharType="separate"/>
            </w:r>
            <w:r w:rsidR="00963861">
              <w:t>23</w:t>
            </w:r>
            <w:r w:rsidR="00963861">
              <w:fldChar w:fldCharType="end"/>
            </w:r>
          </w:hyperlink>
        </w:p>
        <w:p w14:paraId="32D159A1" w14:textId="77777777" w:rsidR="00963861" w:rsidRDefault="00000000" w:rsidP="00963861">
          <w:pPr>
            <w:pStyle w:val="TOC2"/>
            <w:tabs>
              <w:tab w:val="right" w:leader="dot" w:pos="8306"/>
            </w:tabs>
          </w:pPr>
          <w:hyperlink w:anchor="_Toc31895" w:history="1">
            <w:r w:rsidR="00963861">
              <w:rPr>
                <w:rFonts w:ascii="Times New Roman" w:eastAsia="黑体" w:hint="eastAsia"/>
              </w:rPr>
              <w:t>5.2. A66</w:t>
            </w:r>
            <w:r w:rsidR="00963861">
              <w:rPr>
                <w:rFonts w:ascii="Times New Roman" w:eastAsia="黑体" w:hint="eastAsia"/>
              </w:rPr>
              <w:t>编译器的前端实现</w:t>
            </w:r>
            <w:r w:rsidR="00963861">
              <w:tab/>
            </w:r>
            <w:r w:rsidR="00963861">
              <w:fldChar w:fldCharType="begin"/>
            </w:r>
            <w:r w:rsidR="00963861">
              <w:instrText xml:space="preserve"> PAGEREF _Toc31895 \h </w:instrText>
            </w:r>
            <w:r w:rsidR="00963861">
              <w:fldChar w:fldCharType="separate"/>
            </w:r>
            <w:r w:rsidR="00963861">
              <w:t>23</w:t>
            </w:r>
            <w:r w:rsidR="00963861">
              <w:fldChar w:fldCharType="end"/>
            </w:r>
          </w:hyperlink>
        </w:p>
        <w:p w14:paraId="24683DA5" w14:textId="77777777" w:rsidR="00963861" w:rsidRDefault="00000000" w:rsidP="00963861">
          <w:pPr>
            <w:pStyle w:val="TOC3"/>
            <w:tabs>
              <w:tab w:val="right" w:leader="dot" w:pos="8306"/>
            </w:tabs>
          </w:pPr>
          <w:hyperlink w:anchor="_Toc25343" w:history="1">
            <w:r w:rsidR="00963861">
              <w:rPr>
                <w:rFonts w:ascii="Times New Roman" w:eastAsia="宋体" w:hint="eastAsia"/>
                <w:bCs/>
              </w:rPr>
              <w:t xml:space="preserve">5.2.1 </w:t>
            </w:r>
            <w:r w:rsidR="00963861">
              <w:rPr>
                <w:rFonts w:ascii="Times New Roman" w:eastAsia="宋体" w:hint="eastAsia"/>
                <w:bCs/>
              </w:rPr>
              <w:t>设计词法规则</w:t>
            </w:r>
            <w:r w:rsidR="00963861">
              <w:tab/>
            </w:r>
            <w:r w:rsidR="00963861">
              <w:fldChar w:fldCharType="begin"/>
            </w:r>
            <w:r w:rsidR="00963861">
              <w:instrText xml:space="preserve"> PAGEREF _Toc25343 \h </w:instrText>
            </w:r>
            <w:r w:rsidR="00963861">
              <w:fldChar w:fldCharType="separate"/>
            </w:r>
            <w:r w:rsidR="00963861">
              <w:t>23</w:t>
            </w:r>
            <w:r w:rsidR="00963861">
              <w:fldChar w:fldCharType="end"/>
            </w:r>
          </w:hyperlink>
        </w:p>
        <w:p w14:paraId="4E11B9B5" w14:textId="77777777" w:rsidR="00963861" w:rsidRDefault="00000000" w:rsidP="00963861">
          <w:pPr>
            <w:pStyle w:val="TOC3"/>
            <w:tabs>
              <w:tab w:val="right" w:leader="dot" w:pos="8306"/>
            </w:tabs>
          </w:pPr>
          <w:hyperlink w:anchor="_Toc21551" w:history="1">
            <w:r w:rsidR="00963861">
              <w:rPr>
                <w:rFonts w:ascii="Times New Roman" w:eastAsia="宋体" w:hint="eastAsia"/>
                <w:bCs/>
              </w:rPr>
              <w:t xml:space="preserve">5.2.2 </w:t>
            </w:r>
            <w:r w:rsidR="00963861">
              <w:rPr>
                <w:rFonts w:ascii="Times New Roman" w:eastAsia="宋体" w:hint="eastAsia"/>
                <w:bCs/>
              </w:rPr>
              <w:t>实现词法分析器</w:t>
            </w:r>
            <w:r w:rsidR="00963861">
              <w:tab/>
            </w:r>
            <w:r w:rsidR="00963861">
              <w:fldChar w:fldCharType="begin"/>
            </w:r>
            <w:r w:rsidR="00963861">
              <w:instrText xml:space="preserve"> PAGEREF _Toc21551 \h </w:instrText>
            </w:r>
            <w:r w:rsidR="00963861">
              <w:fldChar w:fldCharType="separate"/>
            </w:r>
            <w:r w:rsidR="00963861">
              <w:t>24</w:t>
            </w:r>
            <w:r w:rsidR="00963861">
              <w:fldChar w:fldCharType="end"/>
            </w:r>
          </w:hyperlink>
        </w:p>
        <w:p w14:paraId="190E3BA2" w14:textId="77777777" w:rsidR="00963861" w:rsidRDefault="00000000" w:rsidP="00963861">
          <w:pPr>
            <w:pStyle w:val="TOC3"/>
            <w:tabs>
              <w:tab w:val="right" w:leader="dot" w:pos="8306"/>
            </w:tabs>
          </w:pPr>
          <w:hyperlink w:anchor="_Toc7129" w:history="1">
            <w:r w:rsidR="00963861">
              <w:rPr>
                <w:rFonts w:ascii="Times New Roman" w:eastAsia="宋体" w:hint="eastAsia"/>
                <w:bCs/>
              </w:rPr>
              <w:t xml:space="preserve">5.2.3 </w:t>
            </w:r>
            <w:r w:rsidR="00963861">
              <w:rPr>
                <w:rFonts w:ascii="Times New Roman" w:eastAsia="宋体" w:hint="eastAsia"/>
                <w:bCs/>
              </w:rPr>
              <w:t>生成词法单元</w:t>
            </w:r>
            <w:r w:rsidR="00963861">
              <w:tab/>
            </w:r>
            <w:r w:rsidR="00963861">
              <w:fldChar w:fldCharType="begin"/>
            </w:r>
            <w:r w:rsidR="00963861">
              <w:instrText xml:space="preserve"> PAGEREF _Toc7129 \h </w:instrText>
            </w:r>
            <w:r w:rsidR="00963861">
              <w:fldChar w:fldCharType="separate"/>
            </w:r>
            <w:r w:rsidR="00963861">
              <w:t>25</w:t>
            </w:r>
            <w:r w:rsidR="00963861">
              <w:fldChar w:fldCharType="end"/>
            </w:r>
          </w:hyperlink>
        </w:p>
        <w:p w14:paraId="52127863" w14:textId="77777777" w:rsidR="00963861" w:rsidRDefault="00000000" w:rsidP="00963861">
          <w:pPr>
            <w:pStyle w:val="TOC3"/>
            <w:tabs>
              <w:tab w:val="right" w:leader="dot" w:pos="8306"/>
            </w:tabs>
          </w:pPr>
          <w:hyperlink w:anchor="_Toc6620" w:history="1">
            <w:r w:rsidR="00963861">
              <w:rPr>
                <w:rFonts w:ascii="Times New Roman" w:eastAsia="宋体" w:hint="eastAsia"/>
                <w:bCs/>
              </w:rPr>
              <w:t xml:space="preserve">5.2.4 </w:t>
            </w:r>
            <w:r w:rsidR="00963861">
              <w:rPr>
                <w:rFonts w:ascii="Times New Roman" w:eastAsia="宋体" w:hint="eastAsia"/>
                <w:bCs/>
              </w:rPr>
              <w:t>错误处理</w:t>
            </w:r>
            <w:r w:rsidR="00963861">
              <w:tab/>
            </w:r>
            <w:r w:rsidR="00963861">
              <w:fldChar w:fldCharType="begin"/>
            </w:r>
            <w:r w:rsidR="00963861">
              <w:instrText xml:space="preserve"> PAGEREF _Toc6620 \h </w:instrText>
            </w:r>
            <w:r w:rsidR="00963861">
              <w:fldChar w:fldCharType="separate"/>
            </w:r>
            <w:r w:rsidR="00963861">
              <w:t>25</w:t>
            </w:r>
            <w:r w:rsidR="00963861">
              <w:fldChar w:fldCharType="end"/>
            </w:r>
          </w:hyperlink>
        </w:p>
        <w:p w14:paraId="29A15332" w14:textId="77777777" w:rsidR="00963861" w:rsidRDefault="00000000" w:rsidP="00963861">
          <w:pPr>
            <w:pStyle w:val="TOC3"/>
            <w:tabs>
              <w:tab w:val="right" w:leader="dot" w:pos="8306"/>
            </w:tabs>
          </w:pPr>
          <w:hyperlink w:anchor="_Toc27837" w:history="1">
            <w:r w:rsidR="00963861">
              <w:rPr>
                <w:rFonts w:ascii="Times New Roman" w:eastAsia="宋体" w:hint="eastAsia"/>
                <w:bCs/>
              </w:rPr>
              <w:t xml:space="preserve">5.2.5 </w:t>
            </w:r>
            <w:r w:rsidR="00963861">
              <w:rPr>
                <w:rFonts w:ascii="Times New Roman" w:eastAsia="宋体" w:hint="eastAsia"/>
                <w:bCs/>
              </w:rPr>
              <w:t>语法分析器的设计与实现</w:t>
            </w:r>
            <w:r w:rsidR="00963861">
              <w:tab/>
            </w:r>
            <w:r w:rsidR="00963861">
              <w:fldChar w:fldCharType="begin"/>
            </w:r>
            <w:r w:rsidR="00963861">
              <w:instrText xml:space="preserve"> PAGEREF _Toc27837 \h </w:instrText>
            </w:r>
            <w:r w:rsidR="00963861">
              <w:fldChar w:fldCharType="separate"/>
            </w:r>
            <w:r w:rsidR="00963861">
              <w:t>26</w:t>
            </w:r>
            <w:r w:rsidR="00963861">
              <w:fldChar w:fldCharType="end"/>
            </w:r>
          </w:hyperlink>
        </w:p>
        <w:p w14:paraId="2D0167DA" w14:textId="77777777" w:rsidR="00963861" w:rsidRDefault="00000000" w:rsidP="00963861">
          <w:pPr>
            <w:pStyle w:val="TOC2"/>
            <w:tabs>
              <w:tab w:val="right" w:leader="dot" w:pos="8306"/>
            </w:tabs>
          </w:pPr>
          <w:hyperlink w:anchor="_Toc27022" w:history="1">
            <w:r w:rsidR="00963861">
              <w:rPr>
                <w:rFonts w:ascii="Times New Roman" w:eastAsia="黑体"/>
              </w:rPr>
              <w:t>5.3</w:t>
            </w:r>
            <w:r w:rsidR="00963861">
              <w:rPr>
                <w:rFonts w:ascii="Times New Roman" w:eastAsia="黑体" w:hint="eastAsia"/>
              </w:rPr>
              <w:t xml:space="preserve"> </w:t>
            </w:r>
            <w:r w:rsidR="00963861">
              <w:rPr>
                <w:rFonts w:ascii="Times New Roman" w:eastAsia="黑体"/>
              </w:rPr>
              <w:t>A66</w:t>
            </w:r>
            <w:r w:rsidR="00963861">
              <w:rPr>
                <w:rFonts w:ascii="Times New Roman" w:eastAsia="黑体"/>
              </w:rPr>
              <w:t>编译器的中间表示和代码生成</w:t>
            </w:r>
            <w:r w:rsidR="00963861">
              <w:tab/>
            </w:r>
            <w:r w:rsidR="00963861">
              <w:fldChar w:fldCharType="begin"/>
            </w:r>
            <w:r w:rsidR="00963861">
              <w:instrText xml:space="preserve"> PAGEREF _Toc27022 \h </w:instrText>
            </w:r>
            <w:r w:rsidR="00963861">
              <w:fldChar w:fldCharType="separate"/>
            </w:r>
            <w:r w:rsidR="00963861">
              <w:t>29</w:t>
            </w:r>
            <w:r w:rsidR="00963861">
              <w:fldChar w:fldCharType="end"/>
            </w:r>
          </w:hyperlink>
        </w:p>
        <w:p w14:paraId="29F9E300" w14:textId="77777777" w:rsidR="00963861" w:rsidRDefault="00000000" w:rsidP="00963861">
          <w:pPr>
            <w:pStyle w:val="TOC3"/>
            <w:tabs>
              <w:tab w:val="right" w:leader="dot" w:pos="8306"/>
            </w:tabs>
          </w:pPr>
          <w:hyperlink w:anchor="_Toc15920" w:history="1">
            <w:r w:rsidR="00963861">
              <w:rPr>
                <w:rFonts w:ascii="Times New Roman" w:eastAsia="宋体" w:hint="eastAsia"/>
                <w:bCs/>
              </w:rPr>
              <w:t xml:space="preserve">5.3.1 </w:t>
            </w:r>
            <w:r w:rsidR="00963861">
              <w:rPr>
                <w:rFonts w:ascii="Times New Roman" w:eastAsia="宋体" w:hint="eastAsia"/>
                <w:bCs/>
              </w:rPr>
              <w:t>中间表示</w:t>
            </w:r>
            <w:r w:rsidR="00963861">
              <w:rPr>
                <w:rFonts w:ascii="Times New Roman" w:eastAsia="宋体" w:hint="eastAsia"/>
                <w:bCs/>
              </w:rPr>
              <w:t>(IR)</w:t>
            </w:r>
            <w:r w:rsidR="00963861">
              <w:rPr>
                <w:rFonts w:ascii="Times New Roman" w:eastAsia="宋体" w:hint="eastAsia"/>
                <w:bCs/>
              </w:rPr>
              <w:t>的作用</w:t>
            </w:r>
            <w:r w:rsidR="00963861">
              <w:tab/>
            </w:r>
            <w:r w:rsidR="00963861">
              <w:fldChar w:fldCharType="begin"/>
            </w:r>
            <w:r w:rsidR="00963861">
              <w:instrText xml:space="preserve"> PAGEREF _Toc15920 \h </w:instrText>
            </w:r>
            <w:r w:rsidR="00963861">
              <w:fldChar w:fldCharType="separate"/>
            </w:r>
            <w:r w:rsidR="00963861">
              <w:t>29</w:t>
            </w:r>
            <w:r w:rsidR="00963861">
              <w:fldChar w:fldCharType="end"/>
            </w:r>
          </w:hyperlink>
        </w:p>
        <w:p w14:paraId="72863171" w14:textId="77777777" w:rsidR="00963861" w:rsidRDefault="00000000" w:rsidP="00963861">
          <w:pPr>
            <w:pStyle w:val="TOC3"/>
            <w:tabs>
              <w:tab w:val="right" w:leader="dot" w:pos="8306"/>
            </w:tabs>
          </w:pPr>
          <w:hyperlink w:anchor="_Toc7358" w:history="1">
            <w:r w:rsidR="00963861">
              <w:rPr>
                <w:rFonts w:ascii="Times New Roman" w:eastAsia="宋体" w:hint="eastAsia"/>
                <w:bCs/>
              </w:rPr>
              <w:t>5.3.2 A66</w:t>
            </w:r>
            <w:r w:rsidR="00963861">
              <w:rPr>
                <w:rFonts w:ascii="Times New Roman" w:eastAsia="宋体" w:hint="eastAsia"/>
                <w:bCs/>
              </w:rPr>
              <w:t>编译器中间表示</w:t>
            </w:r>
            <w:r w:rsidR="00963861">
              <w:rPr>
                <w:rFonts w:ascii="Times New Roman" w:eastAsia="宋体" w:hint="eastAsia"/>
                <w:bCs/>
              </w:rPr>
              <w:t>(IR)</w:t>
            </w:r>
            <w:r w:rsidR="00963861">
              <w:rPr>
                <w:rFonts w:ascii="Times New Roman" w:eastAsia="宋体" w:hint="eastAsia"/>
                <w:bCs/>
              </w:rPr>
              <w:t>的实现</w:t>
            </w:r>
            <w:r w:rsidR="00963861">
              <w:tab/>
            </w:r>
            <w:r w:rsidR="00963861">
              <w:fldChar w:fldCharType="begin"/>
            </w:r>
            <w:r w:rsidR="00963861">
              <w:instrText xml:space="preserve"> PAGEREF _Toc7358 \h </w:instrText>
            </w:r>
            <w:r w:rsidR="00963861">
              <w:fldChar w:fldCharType="separate"/>
            </w:r>
            <w:r w:rsidR="00963861">
              <w:t>29</w:t>
            </w:r>
            <w:r w:rsidR="00963861">
              <w:fldChar w:fldCharType="end"/>
            </w:r>
          </w:hyperlink>
        </w:p>
        <w:p w14:paraId="2123AFF8" w14:textId="77777777" w:rsidR="00963861" w:rsidRDefault="00000000" w:rsidP="00963861">
          <w:pPr>
            <w:pStyle w:val="TOC3"/>
            <w:tabs>
              <w:tab w:val="right" w:leader="dot" w:pos="8306"/>
            </w:tabs>
          </w:pPr>
          <w:hyperlink w:anchor="_Toc29348" w:history="1">
            <w:r w:rsidR="00963861">
              <w:rPr>
                <w:rFonts w:ascii="Times New Roman" w:eastAsia="宋体" w:hint="eastAsia"/>
                <w:bCs/>
              </w:rPr>
              <w:t xml:space="preserve">5.3.3 </w:t>
            </w:r>
            <w:r w:rsidR="00963861">
              <w:rPr>
                <w:rFonts w:ascii="Times New Roman" w:eastAsia="宋体" w:hint="eastAsia"/>
                <w:bCs/>
              </w:rPr>
              <w:t>代码生成</w:t>
            </w:r>
            <w:r w:rsidR="00963861">
              <w:tab/>
            </w:r>
            <w:r w:rsidR="00963861">
              <w:fldChar w:fldCharType="begin"/>
            </w:r>
            <w:r w:rsidR="00963861">
              <w:instrText xml:space="preserve"> PAGEREF _Toc29348 \h </w:instrText>
            </w:r>
            <w:r w:rsidR="00963861">
              <w:fldChar w:fldCharType="separate"/>
            </w:r>
            <w:r w:rsidR="00963861">
              <w:t>30</w:t>
            </w:r>
            <w:r w:rsidR="00963861">
              <w:fldChar w:fldCharType="end"/>
            </w:r>
          </w:hyperlink>
        </w:p>
        <w:p w14:paraId="71227091" w14:textId="77777777" w:rsidR="00963861" w:rsidRDefault="00000000" w:rsidP="00963861">
          <w:pPr>
            <w:pStyle w:val="TOC3"/>
            <w:tabs>
              <w:tab w:val="right" w:leader="dot" w:pos="8306"/>
            </w:tabs>
          </w:pPr>
          <w:hyperlink w:anchor="_Toc18286" w:history="1">
            <w:r w:rsidR="00963861">
              <w:rPr>
                <w:rFonts w:ascii="Times New Roman" w:eastAsia="宋体" w:hint="eastAsia"/>
                <w:bCs/>
              </w:rPr>
              <w:t xml:space="preserve">5.3.4 </w:t>
            </w:r>
            <w:r w:rsidR="00963861">
              <w:rPr>
                <w:rFonts w:ascii="Times New Roman" w:eastAsia="宋体" w:hint="eastAsia"/>
                <w:bCs/>
              </w:rPr>
              <w:t>总结</w:t>
            </w:r>
            <w:r w:rsidR="00963861">
              <w:tab/>
            </w:r>
            <w:r w:rsidR="00963861">
              <w:fldChar w:fldCharType="begin"/>
            </w:r>
            <w:r w:rsidR="00963861">
              <w:instrText xml:space="preserve"> PAGEREF _Toc18286 \h </w:instrText>
            </w:r>
            <w:r w:rsidR="00963861">
              <w:fldChar w:fldCharType="separate"/>
            </w:r>
            <w:r w:rsidR="00963861">
              <w:t>30</w:t>
            </w:r>
            <w:r w:rsidR="00963861">
              <w:fldChar w:fldCharType="end"/>
            </w:r>
          </w:hyperlink>
        </w:p>
        <w:p w14:paraId="514562B6" w14:textId="77777777" w:rsidR="00963861" w:rsidRDefault="00000000" w:rsidP="00963861">
          <w:pPr>
            <w:pStyle w:val="TOC2"/>
            <w:tabs>
              <w:tab w:val="right" w:leader="dot" w:pos="8306"/>
            </w:tabs>
          </w:pPr>
          <w:hyperlink w:anchor="_Toc1034" w:history="1">
            <w:r w:rsidR="00963861">
              <w:rPr>
                <w:rFonts w:ascii="Times New Roman" w:eastAsia="黑体"/>
              </w:rPr>
              <w:t>5.4. A66</w:t>
            </w:r>
            <w:r w:rsidR="00963861">
              <w:rPr>
                <w:rFonts w:ascii="Times New Roman" w:eastAsia="黑体"/>
              </w:rPr>
              <w:t>编译器的后端实现</w:t>
            </w:r>
            <w:r w:rsidR="00963861">
              <w:tab/>
            </w:r>
            <w:r w:rsidR="00963861">
              <w:fldChar w:fldCharType="begin"/>
            </w:r>
            <w:r w:rsidR="00963861">
              <w:instrText xml:space="preserve"> PAGEREF _Toc1034 \h </w:instrText>
            </w:r>
            <w:r w:rsidR="00963861">
              <w:fldChar w:fldCharType="separate"/>
            </w:r>
            <w:r w:rsidR="00963861">
              <w:t>30</w:t>
            </w:r>
            <w:r w:rsidR="00963861">
              <w:fldChar w:fldCharType="end"/>
            </w:r>
          </w:hyperlink>
        </w:p>
        <w:p w14:paraId="6DE8B9A7" w14:textId="77777777" w:rsidR="00963861" w:rsidRDefault="00000000" w:rsidP="00963861">
          <w:pPr>
            <w:pStyle w:val="TOC3"/>
            <w:tabs>
              <w:tab w:val="right" w:leader="dot" w:pos="8306"/>
            </w:tabs>
          </w:pPr>
          <w:hyperlink w:anchor="_Toc8697" w:history="1">
            <w:r w:rsidR="00963861">
              <w:rPr>
                <w:rFonts w:ascii="Times New Roman" w:eastAsia="宋体" w:hint="eastAsia"/>
                <w:bCs/>
              </w:rPr>
              <w:t>5.4.1 LLVM</w:t>
            </w:r>
            <w:r w:rsidR="00963861">
              <w:rPr>
                <w:rFonts w:ascii="Times New Roman" w:eastAsia="宋体" w:hint="eastAsia"/>
                <w:bCs/>
              </w:rPr>
              <w:t>框架的介绍</w:t>
            </w:r>
            <w:r w:rsidR="00963861">
              <w:tab/>
            </w:r>
            <w:r w:rsidR="00963861">
              <w:fldChar w:fldCharType="begin"/>
            </w:r>
            <w:r w:rsidR="00963861">
              <w:instrText xml:space="preserve"> PAGEREF _Toc8697 \h </w:instrText>
            </w:r>
            <w:r w:rsidR="00963861">
              <w:fldChar w:fldCharType="separate"/>
            </w:r>
            <w:r w:rsidR="00963861">
              <w:t>30</w:t>
            </w:r>
            <w:r w:rsidR="00963861">
              <w:fldChar w:fldCharType="end"/>
            </w:r>
          </w:hyperlink>
        </w:p>
        <w:p w14:paraId="14273E32" w14:textId="77777777" w:rsidR="00963861" w:rsidRDefault="00000000" w:rsidP="00963861">
          <w:pPr>
            <w:pStyle w:val="TOC3"/>
            <w:tabs>
              <w:tab w:val="right" w:leader="dot" w:pos="8306"/>
            </w:tabs>
          </w:pPr>
          <w:hyperlink w:anchor="_Toc32465" w:history="1">
            <w:r w:rsidR="00963861">
              <w:rPr>
                <w:rFonts w:ascii="Times New Roman" w:eastAsia="宋体" w:hint="eastAsia"/>
                <w:bCs/>
              </w:rPr>
              <w:t>5.4.2 LLVM</w:t>
            </w:r>
            <w:r w:rsidR="00963861">
              <w:rPr>
                <w:rFonts w:ascii="Times New Roman" w:eastAsia="宋体" w:hint="eastAsia"/>
                <w:bCs/>
              </w:rPr>
              <w:t>在</w:t>
            </w:r>
            <w:r w:rsidR="00963861">
              <w:rPr>
                <w:rFonts w:ascii="Times New Roman" w:eastAsia="宋体" w:hint="eastAsia"/>
                <w:bCs/>
              </w:rPr>
              <w:t>A66</w:t>
            </w:r>
            <w:r w:rsidR="00963861">
              <w:rPr>
                <w:rFonts w:ascii="Times New Roman" w:eastAsia="宋体" w:hint="eastAsia"/>
                <w:bCs/>
              </w:rPr>
              <w:t>编译器中的应用</w:t>
            </w:r>
            <w:r w:rsidR="00963861">
              <w:tab/>
            </w:r>
            <w:r w:rsidR="00963861">
              <w:fldChar w:fldCharType="begin"/>
            </w:r>
            <w:r w:rsidR="00963861">
              <w:instrText xml:space="preserve"> PAGEREF _Toc32465 \h </w:instrText>
            </w:r>
            <w:r w:rsidR="00963861">
              <w:fldChar w:fldCharType="separate"/>
            </w:r>
            <w:r w:rsidR="00963861">
              <w:t>30</w:t>
            </w:r>
            <w:r w:rsidR="00963861">
              <w:fldChar w:fldCharType="end"/>
            </w:r>
          </w:hyperlink>
        </w:p>
        <w:p w14:paraId="4089C7D3" w14:textId="77777777" w:rsidR="00963861" w:rsidRDefault="00000000" w:rsidP="00963861">
          <w:pPr>
            <w:pStyle w:val="TOC1"/>
            <w:tabs>
              <w:tab w:val="right" w:leader="dot" w:pos="8306"/>
            </w:tabs>
          </w:pPr>
          <w:hyperlink w:anchor="_Toc28299" w:history="1">
            <w:r w:rsidR="00963861">
              <w:rPr>
                <w:rFonts w:ascii="Times New Roman" w:eastAsia="黑体" w:hint="eastAsia"/>
              </w:rPr>
              <w:t>第</w:t>
            </w:r>
            <w:r w:rsidR="00963861">
              <w:rPr>
                <w:rFonts w:ascii="Times New Roman" w:eastAsia="黑体" w:hint="eastAsia"/>
              </w:rPr>
              <w:t>6</w:t>
            </w:r>
            <w:r w:rsidR="00963861">
              <w:rPr>
                <w:rFonts w:ascii="Times New Roman" w:eastAsia="黑体" w:hint="eastAsia"/>
              </w:rPr>
              <w:t>章</w:t>
            </w:r>
            <w:r w:rsidR="00963861">
              <w:rPr>
                <w:rFonts w:ascii="Times New Roman" w:eastAsia="黑体"/>
              </w:rPr>
              <w:t xml:space="preserve"> </w:t>
            </w:r>
            <w:r w:rsidR="00963861">
              <w:rPr>
                <w:rFonts w:ascii="Times New Roman" w:eastAsia="黑体"/>
              </w:rPr>
              <w:t>测试与评估</w:t>
            </w:r>
            <w:r w:rsidR="00963861">
              <w:tab/>
            </w:r>
            <w:r w:rsidR="00963861">
              <w:fldChar w:fldCharType="begin"/>
            </w:r>
            <w:r w:rsidR="00963861">
              <w:instrText xml:space="preserve"> PAGEREF _Toc28299 \h </w:instrText>
            </w:r>
            <w:r w:rsidR="00963861">
              <w:fldChar w:fldCharType="separate"/>
            </w:r>
            <w:r w:rsidR="00963861">
              <w:t>31</w:t>
            </w:r>
            <w:r w:rsidR="00963861">
              <w:fldChar w:fldCharType="end"/>
            </w:r>
          </w:hyperlink>
        </w:p>
        <w:p w14:paraId="00C3C452" w14:textId="77777777" w:rsidR="00963861" w:rsidRDefault="00000000" w:rsidP="00963861">
          <w:pPr>
            <w:pStyle w:val="TOC2"/>
            <w:tabs>
              <w:tab w:val="right" w:leader="dot" w:pos="8306"/>
            </w:tabs>
          </w:pPr>
          <w:hyperlink w:anchor="_Toc19978" w:history="1">
            <w:r w:rsidR="00963861">
              <w:rPr>
                <w:rFonts w:ascii="Times New Roman" w:eastAsia="黑体"/>
              </w:rPr>
              <w:t xml:space="preserve">6.1. </w:t>
            </w:r>
            <w:r w:rsidR="00963861">
              <w:rPr>
                <w:rFonts w:ascii="Times New Roman" w:eastAsia="黑体"/>
              </w:rPr>
              <w:t>编写测试用例，覆盖</w:t>
            </w:r>
            <w:r w:rsidR="00963861">
              <w:rPr>
                <w:rFonts w:ascii="Times New Roman" w:eastAsia="黑体"/>
              </w:rPr>
              <w:t>A66</w:t>
            </w:r>
            <w:r w:rsidR="00963861">
              <w:rPr>
                <w:rFonts w:ascii="Times New Roman" w:eastAsia="黑体"/>
              </w:rPr>
              <w:t>语言的各个特性和语法结构。</w:t>
            </w:r>
            <w:r w:rsidR="00963861">
              <w:tab/>
            </w:r>
            <w:r w:rsidR="00963861">
              <w:fldChar w:fldCharType="begin"/>
            </w:r>
            <w:r w:rsidR="00963861">
              <w:instrText xml:space="preserve"> PAGEREF _Toc19978 \h </w:instrText>
            </w:r>
            <w:r w:rsidR="00963861">
              <w:fldChar w:fldCharType="separate"/>
            </w:r>
            <w:r w:rsidR="00963861">
              <w:t>31</w:t>
            </w:r>
            <w:r w:rsidR="00963861">
              <w:fldChar w:fldCharType="end"/>
            </w:r>
          </w:hyperlink>
        </w:p>
        <w:p w14:paraId="714F2905" w14:textId="77777777" w:rsidR="00963861" w:rsidRDefault="00000000" w:rsidP="00963861">
          <w:pPr>
            <w:pStyle w:val="TOC3"/>
            <w:tabs>
              <w:tab w:val="right" w:leader="dot" w:pos="8306"/>
            </w:tabs>
          </w:pPr>
          <w:hyperlink w:anchor="_Toc7996" w:history="1">
            <w:r w:rsidR="00963861">
              <w:rPr>
                <w:rFonts w:ascii="Times New Roman" w:eastAsia="宋体"/>
              </w:rPr>
              <w:t xml:space="preserve">1. </w:t>
            </w:r>
            <w:r w:rsidR="00963861">
              <w:rPr>
                <w:rFonts w:ascii="Times New Roman" w:eastAsia="宋体"/>
              </w:rPr>
              <w:t>变量声明和赋值</w:t>
            </w:r>
            <w:r w:rsidR="00963861">
              <w:tab/>
            </w:r>
            <w:r w:rsidR="00963861">
              <w:fldChar w:fldCharType="begin"/>
            </w:r>
            <w:r w:rsidR="00963861">
              <w:instrText xml:space="preserve"> PAGEREF _Toc7996 \h </w:instrText>
            </w:r>
            <w:r w:rsidR="00963861">
              <w:fldChar w:fldCharType="separate"/>
            </w:r>
            <w:r w:rsidR="00963861">
              <w:t>31</w:t>
            </w:r>
            <w:r w:rsidR="00963861">
              <w:fldChar w:fldCharType="end"/>
            </w:r>
          </w:hyperlink>
        </w:p>
        <w:p w14:paraId="04E59D9B" w14:textId="77777777" w:rsidR="00963861" w:rsidRDefault="00000000" w:rsidP="00963861">
          <w:pPr>
            <w:pStyle w:val="TOC3"/>
            <w:tabs>
              <w:tab w:val="right" w:leader="dot" w:pos="8306"/>
            </w:tabs>
          </w:pPr>
          <w:hyperlink w:anchor="_Toc10634" w:history="1">
            <w:r w:rsidR="00963861">
              <w:rPr>
                <w:rFonts w:ascii="Times New Roman" w:eastAsia="宋体"/>
              </w:rPr>
              <w:t xml:space="preserve">2. </w:t>
            </w:r>
            <w:r w:rsidR="00963861">
              <w:rPr>
                <w:rFonts w:ascii="Times New Roman" w:eastAsia="宋体"/>
              </w:rPr>
              <w:t>表达式和运算符</w:t>
            </w:r>
            <w:r w:rsidR="00963861">
              <w:tab/>
            </w:r>
            <w:r w:rsidR="00963861">
              <w:fldChar w:fldCharType="begin"/>
            </w:r>
            <w:r w:rsidR="00963861">
              <w:instrText xml:space="preserve"> PAGEREF _Toc10634 \h </w:instrText>
            </w:r>
            <w:r w:rsidR="00963861">
              <w:fldChar w:fldCharType="separate"/>
            </w:r>
            <w:r w:rsidR="00963861">
              <w:t>32</w:t>
            </w:r>
            <w:r w:rsidR="00963861">
              <w:fldChar w:fldCharType="end"/>
            </w:r>
          </w:hyperlink>
        </w:p>
        <w:p w14:paraId="77DBFAD4" w14:textId="77777777" w:rsidR="00963861" w:rsidRDefault="00000000" w:rsidP="00963861">
          <w:pPr>
            <w:pStyle w:val="TOC3"/>
            <w:tabs>
              <w:tab w:val="right" w:leader="dot" w:pos="8306"/>
            </w:tabs>
          </w:pPr>
          <w:hyperlink w:anchor="_Toc27170" w:history="1">
            <w:r w:rsidR="00963861">
              <w:rPr>
                <w:rFonts w:ascii="Times New Roman" w:eastAsia="宋体"/>
              </w:rPr>
              <w:t xml:space="preserve">3. </w:t>
            </w:r>
            <w:r w:rsidR="00963861">
              <w:rPr>
                <w:rFonts w:ascii="Times New Roman" w:eastAsia="宋体"/>
              </w:rPr>
              <w:t>控制流语句</w:t>
            </w:r>
            <w:r w:rsidR="00963861">
              <w:tab/>
            </w:r>
            <w:r w:rsidR="00963861">
              <w:fldChar w:fldCharType="begin"/>
            </w:r>
            <w:r w:rsidR="00963861">
              <w:instrText xml:space="preserve"> PAGEREF _Toc27170 \h </w:instrText>
            </w:r>
            <w:r w:rsidR="00963861">
              <w:fldChar w:fldCharType="separate"/>
            </w:r>
            <w:r w:rsidR="00963861">
              <w:t>32</w:t>
            </w:r>
            <w:r w:rsidR="00963861">
              <w:fldChar w:fldCharType="end"/>
            </w:r>
          </w:hyperlink>
        </w:p>
        <w:p w14:paraId="4D3287B5" w14:textId="77777777" w:rsidR="00963861" w:rsidRDefault="00000000" w:rsidP="00963861">
          <w:pPr>
            <w:pStyle w:val="TOC3"/>
            <w:tabs>
              <w:tab w:val="right" w:leader="dot" w:pos="8306"/>
            </w:tabs>
          </w:pPr>
          <w:hyperlink w:anchor="_Toc15937" w:history="1">
            <w:r w:rsidR="00963861">
              <w:rPr>
                <w:rFonts w:ascii="Times New Roman" w:eastAsia="宋体" w:hint="eastAsia"/>
              </w:rPr>
              <w:t>4</w:t>
            </w:r>
            <w:r w:rsidR="00963861">
              <w:rPr>
                <w:rFonts w:ascii="Times New Roman" w:eastAsia="宋体"/>
              </w:rPr>
              <w:t xml:space="preserve">. </w:t>
            </w:r>
            <w:r w:rsidR="00963861">
              <w:rPr>
                <w:rFonts w:ascii="Times New Roman" w:eastAsia="宋体" w:hint="eastAsia"/>
              </w:rPr>
              <w:t>函数和模块化</w:t>
            </w:r>
            <w:r w:rsidR="00963861">
              <w:tab/>
            </w:r>
            <w:r w:rsidR="00963861">
              <w:fldChar w:fldCharType="begin"/>
            </w:r>
            <w:r w:rsidR="00963861">
              <w:instrText xml:space="preserve"> PAGEREF _Toc15937 \h </w:instrText>
            </w:r>
            <w:r w:rsidR="00963861">
              <w:fldChar w:fldCharType="separate"/>
            </w:r>
            <w:r w:rsidR="00963861">
              <w:t>33</w:t>
            </w:r>
            <w:r w:rsidR="00963861">
              <w:fldChar w:fldCharType="end"/>
            </w:r>
          </w:hyperlink>
        </w:p>
        <w:p w14:paraId="268D0BCA" w14:textId="77777777" w:rsidR="00963861" w:rsidRDefault="00000000" w:rsidP="00963861">
          <w:pPr>
            <w:pStyle w:val="TOC3"/>
            <w:tabs>
              <w:tab w:val="right" w:leader="dot" w:pos="8306"/>
            </w:tabs>
          </w:pPr>
          <w:hyperlink w:anchor="_Toc8922" w:history="1">
            <w:r w:rsidR="00963861">
              <w:rPr>
                <w:rFonts w:hint="eastAsia"/>
              </w:rPr>
              <w:t>5</w:t>
            </w:r>
            <w:r w:rsidR="00963861">
              <w:t xml:space="preserve">. </w:t>
            </w:r>
            <w:r w:rsidR="00963861">
              <w:rPr>
                <w:rFonts w:hint="eastAsia"/>
              </w:rPr>
              <w:t>错误提示</w:t>
            </w:r>
            <w:r w:rsidR="00963861">
              <w:tab/>
            </w:r>
            <w:r w:rsidR="00963861">
              <w:fldChar w:fldCharType="begin"/>
            </w:r>
            <w:r w:rsidR="00963861">
              <w:instrText xml:space="preserve"> PAGEREF _Toc8922 \h </w:instrText>
            </w:r>
            <w:r w:rsidR="00963861">
              <w:fldChar w:fldCharType="separate"/>
            </w:r>
            <w:r w:rsidR="00963861">
              <w:t>34</w:t>
            </w:r>
            <w:r w:rsidR="00963861">
              <w:fldChar w:fldCharType="end"/>
            </w:r>
          </w:hyperlink>
        </w:p>
        <w:p w14:paraId="0C0A007B" w14:textId="77777777" w:rsidR="00963861" w:rsidRDefault="00000000" w:rsidP="00963861">
          <w:pPr>
            <w:pStyle w:val="TOC2"/>
            <w:tabs>
              <w:tab w:val="right" w:leader="dot" w:pos="8306"/>
            </w:tabs>
          </w:pPr>
          <w:hyperlink w:anchor="_Toc10784" w:history="1">
            <w:r w:rsidR="00963861">
              <w:rPr>
                <w:rFonts w:ascii="Times New Roman" w:eastAsia="黑体"/>
              </w:rPr>
              <w:t xml:space="preserve">6.2. </w:t>
            </w:r>
            <w:r w:rsidR="00963861">
              <w:rPr>
                <w:rFonts w:ascii="Times New Roman" w:eastAsia="黑体"/>
              </w:rPr>
              <w:t>性能测试</w:t>
            </w:r>
            <w:r w:rsidR="00963861">
              <w:tab/>
            </w:r>
            <w:r w:rsidR="00963861">
              <w:fldChar w:fldCharType="begin"/>
            </w:r>
            <w:r w:rsidR="00963861">
              <w:instrText xml:space="preserve"> PAGEREF _Toc10784 \h </w:instrText>
            </w:r>
            <w:r w:rsidR="00963861">
              <w:fldChar w:fldCharType="separate"/>
            </w:r>
            <w:r w:rsidR="00963861">
              <w:t>34</w:t>
            </w:r>
            <w:r w:rsidR="00963861">
              <w:fldChar w:fldCharType="end"/>
            </w:r>
          </w:hyperlink>
        </w:p>
        <w:p w14:paraId="76C115B8" w14:textId="77777777" w:rsidR="00963861" w:rsidRDefault="00000000" w:rsidP="00963861">
          <w:pPr>
            <w:pStyle w:val="TOC2"/>
            <w:tabs>
              <w:tab w:val="right" w:leader="dot" w:pos="8306"/>
            </w:tabs>
          </w:pPr>
          <w:hyperlink w:anchor="_Toc11596" w:history="1">
            <w:r w:rsidR="00963861">
              <w:rPr>
                <w:rFonts w:ascii="Times New Roman" w:eastAsia="黑体"/>
              </w:rPr>
              <w:t xml:space="preserve">6.3. </w:t>
            </w:r>
            <w:r w:rsidR="00963861">
              <w:rPr>
                <w:rFonts w:ascii="Times New Roman" w:eastAsia="黑体"/>
              </w:rPr>
              <w:t>与现有编译器的比较</w:t>
            </w:r>
            <w:r w:rsidR="00963861">
              <w:tab/>
            </w:r>
            <w:r w:rsidR="00963861">
              <w:fldChar w:fldCharType="begin"/>
            </w:r>
            <w:r w:rsidR="00963861">
              <w:instrText xml:space="preserve"> PAGEREF _Toc11596 \h </w:instrText>
            </w:r>
            <w:r w:rsidR="00963861">
              <w:fldChar w:fldCharType="separate"/>
            </w:r>
            <w:r w:rsidR="00963861">
              <w:t>34</w:t>
            </w:r>
            <w:r w:rsidR="00963861">
              <w:fldChar w:fldCharType="end"/>
            </w:r>
          </w:hyperlink>
        </w:p>
        <w:p w14:paraId="686B2608" w14:textId="77777777" w:rsidR="00963861" w:rsidRDefault="00000000" w:rsidP="00963861">
          <w:pPr>
            <w:pStyle w:val="TOC3"/>
            <w:tabs>
              <w:tab w:val="right" w:leader="dot" w:pos="8306"/>
            </w:tabs>
          </w:pPr>
          <w:hyperlink w:anchor="_Toc28733" w:history="1">
            <w:r w:rsidR="00963861">
              <w:rPr>
                <w:rFonts w:ascii="Times New Roman" w:eastAsia="宋体" w:hint="eastAsia"/>
                <w:bCs/>
              </w:rPr>
              <w:t>6.3.1</w:t>
            </w:r>
            <w:r w:rsidR="00963861">
              <w:rPr>
                <w:rFonts w:ascii="Times New Roman" w:eastAsia="宋体" w:hint="eastAsia"/>
                <w:bCs/>
              </w:rPr>
              <w:t>优势</w:t>
            </w:r>
            <w:r w:rsidR="00963861">
              <w:tab/>
            </w:r>
            <w:r w:rsidR="00963861">
              <w:fldChar w:fldCharType="begin"/>
            </w:r>
            <w:r w:rsidR="00963861">
              <w:instrText xml:space="preserve"> PAGEREF _Toc28733 \h </w:instrText>
            </w:r>
            <w:r w:rsidR="00963861">
              <w:fldChar w:fldCharType="separate"/>
            </w:r>
            <w:r w:rsidR="00963861">
              <w:t>34</w:t>
            </w:r>
            <w:r w:rsidR="00963861">
              <w:fldChar w:fldCharType="end"/>
            </w:r>
          </w:hyperlink>
        </w:p>
        <w:p w14:paraId="719EFA36" w14:textId="77777777" w:rsidR="00963861" w:rsidRDefault="00000000" w:rsidP="00963861">
          <w:pPr>
            <w:pStyle w:val="TOC3"/>
            <w:tabs>
              <w:tab w:val="right" w:leader="dot" w:pos="8306"/>
            </w:tabs>
          </w:pPr>
          <w:hyperlink w:anchor="_Toc15298" w:history="1">
            <w:r w:rsidR="00963861">
              <w:rPr>
                <w:rFonts w:ascii="Times New Roman" w:eastAsia="宋体" w:hint="eastAsia"/>
                <w:bCs/>
              </w:rPr>
              <w:t>6.3.2</w:t>
            </w:r>
            <w:r w:rsidR="00963861">
              <w:rPr>
                <w:rFonts w:ascii="Times New Roman" w:eastAsia="宋体" w:hint="eastAsia"/>
                <w:bCs/>
              </w:rPr>
              <w:t>劣势</w:t>
            </w:r>
            <w:r w:rsidR="00963861">
              <w:tab/>
            </w:r>
            <w:r w:rsidR="00963861">
              <w:fldChar w:fldCharType="begin"/>
            </w:r>
            <w:r w:rsidR="00963861">
              <w:instrText xml:space="preserve"> PAGEREF _Toc15298 \h </w:instrText>
            </w:r>
            <w:r w:rsidR="00963861">
              <w:fldChar w:fldCharType="separate"/>
            </w:r>
            <w:r w:rsidR="00963861">
              <w:t>34</w:t>
            </w:r>
            <w:r w:rsidR="00963861">
              <w:fldChar w:fldCharType="end"/>
            </w:r>
          </w:hyperlink>
        </w:p>
        <w:p w14:paraId="7AF1ECBD" w14:textId="77777777" w:rsidR="00963861" w:rsidRDefault="00000000" w:rsidP="00963861">
          <w:pPr>
            <w:pStyle w:val="TOC1"/>
            <w:tabs>
              <w:tab w:val="right" w:leader="dot" w:pos="8306"/>
            </w:tabs>
          </w:pPr>
          <w:hyperlink w:anchor="_Toc28442" w:history="1">
            <w:r w:rsidR="00963861">
              <w:rPr>
                <w:rFonts w:ascii="Times New Roman" w:eastAsia="黑体" w:hint="eastAsia"/>
              </w:rPr>
              <w:t>第</w:t>
            </w:r>
            <w:r w:rsidR="00963861">
              <w:rPr>
                <w:rFonts w:ascii="Times New Roman" w:eastAsia="黑体" w:hint="eastAsia"/>
              </w:rPr>
              <w:t>7</w:t>
            </w:r>
            <w:r w:rsidR="00963861">
              <w:rPr>
                <w:rFonts w:ascii="Times New Roman" w:eastAsia="黑体" w:hint="eastAsia"/>
              </w:rPr>
              <w:t>章</w:t>
            </w:r>
            <w:r w:rsidR="00963861">
              <w:rPr>
                <w:rFonts w:ascii="Times New Roman" w:eastAsia="黑体" w:hint="eastAsia"/>
              </w:rPr>
              <w:t xml:space="preserve"> </w:t>
            </w:r>
            <w:r w:rsidR="00963861">
              <w:rPr>
                <w:rFonts w:ascii="Times New Roman" w:eastAsia="黑体" w:hint="eastAsia"/>
              </w:rPr>
              <w:t>应用与案例分析</w:t>
            </w:r>
            <w:r w:rsidR="00963861">
              <w:tab/>
            </w:r>
            <w:r w:rsidR="00963861">
              <w:fldChar w:fldCharType="begin"/>
            </w:r>
            <w:r w:rsidR="00963861">
              <w:instrText xml:space="preserve"> PAGEREF _Toc28442 \h </w:instrText>
            </w:r>
            <w:r w:rsidR="00963861">
              <w:fldChar w:fldCharType="separate"/>
            </w:r>
            <w:r w:rsidR="00963861">
              <w:t>35</w:t>
            </w:r>
            <w:r w:rsidR="00963861">
              <w:fldChar w:fldCharType="end"/>
            </w:r>
          </w:hyperlink>
        </w:p>
        <w:p w14:paraId="2E140A12" w14:textId="77777777" w:rsidR="00963861" w:rsidRDefault="00000000" w:rsidP="00963861">
          <w:pPr>
            <w:pStyle w:val="TOC2"/>
            <w:tabs>
              <w:tab w:val="right" w:leader="dot" w:pos="8306"/>
            </w:tabs>
          </w:pPr>
          <w:hyperlink w:anchor="_Toc23178" w:history="1">
            <w:r w:rsidR="00963861">
              <w:rPr>
                <w:rFonts w:ascii="Times New Roman" w:eastAsia="黑体"/>
              </w:rPr>
              <w:t xml:space="preserve">7.1. </w:t>
            </w:r>
            <w:r w:rsidR="00963861">
              <w:rPr>
                <w:rFonts w:ascii="Times New Roman" w:eastAsia="黑体"/>
              </w:rPr>
              <w:t>使用</w:t>
            </w:r>
            <w:r w:rsidR="00963861">
              <w:rPr>
                <w:rFonts w:ascii="Times New Roman" w:eastAsia="黑体"/>
              </w:rPr>
              <w:t>A66</w:t>
            </w:r>
            <w:r w:rsidR="00963861">
              <w:rPr>
                <w:rFonts w:ascii="Times New Roman" w:eastAsia="黑体"/>
              </w:rPr>
              <w:t>语言开发的应用案例，展示其实际应用价值</w:t>
            </w:r>
            <w:r w:rsidR="00963861">
              <w:tab/>
            </w:r>
            <w:r w:rsidR="00963861">
              <w:fldChar w:fldCharType="begin"/>
            </w:r>
            <w:r w:rsidR="00963861">
              <w:instrText xml:space="preserve"> PAGEREF _Toc23178 \h </w:instrText>
            </w:r>
            <w:r w:rsidR="00963861">
              <w:fldChar w:fldCharType="separate"/>
            </w:r>
            <w:r w:rsidR="00963861">
              <w:t>35</w:t>
            </w:r>
            <w:r w:rsidR="00963861">
              <w:fldChar w:fldCharType="end"/>
            </w:r>
          </w:hyperlink>
        </w:p>
        <w:p w14:paraId="51D30E4F" w14:textId="77777777" w:rsidR="00963861" w:rsidRDefault="00000000" w:rsidP="00963861">
          <w:pPr>
            <w:pStyle w:val="TOC2"/>
            <w:tabs>
              <w:tab w:val="right" w:leader="dot" w:pos="8306"/>
            </w:tabs>
          </w:pPr>
          <w:hyperlink w:anchor="_Toc29250" w:history="1">
            <w:r w:rsidR="00963861">
              <w:rPr>
                <w:rFonts w:ascii="Times New Roman" w:eastAsia="黑体"/>
              </w:rPr>
              <w:t xml:space="preserve">7.2. </w:t>
            </w:r>
            <w:r w:rsidR="00963861">
              <w:rPr>
                <w:rFonts w:ascii="Times New Roman" w:eastAsia="黑体"/>
              </w:rPr>
              <w:t>分析</w:t>
            </w:r>
            <w:r w:rsidR="00963861">
              <w:rPr>
                <w:rFonts w:ascii="Times New Roman" w:eastAsia="黑体"/>
              </w:rPr>
              <w:t>A66</w:t>
            </w:r>
            <w:r w:rsidR="00963861">
              <w:rPr>
                <w:rFonts w:ascii="Times New Roman" w:eastAsia="黑体"/>
              </w:rPr>
              <w:t>语言在特定领域的优势和适用性</w:t>
            </w:r>
            <w:r w:rsidR="00963861">
              <w:tab/>
            </w:r>
            <w:r w:rsidR="00963861">
              <w:fldChar w:fldCharType="begin"/>
            </w:r>
            <w:r w:rsidR="00963861">
              <w:instrText xml:space="preserve"> PAGEREF _Toc29250 \h </w:instrText>
            </w:r>
            <w:r w:rsidR="00963861">
              <w:fldChar w:fldCharType="separate"/>
            </w:r>
            <w:r w:rsidR="00963861">
              <w:t>35</w:t>
            </w:r>
            <w:r w:rsidR="00963861">
              <w:fldChar w:fldCharType="end"/>
            </w:r>
          </w:hyperlink>
        </w:p>
        <w:p w14:paraId="28D8C843" w14:textId="77777777" w:rsidR="00963861" w:rsidRDefault="00000000" w:rsidP="00963861">
          <w:pPr>
            <w:pStyle w:val="TOC2"/>
            <w:tabs>
              <w:tab w:val="right" w:leader="dot" w:pos="8306"/>
            </w:tabs>
          </w:pPr>
          <w:hyperlink w:anchor="_Toc7601" w:history="1">
            <w:r w:rsidR="00963861">
              <w:rPr>
                <w:rFonts w:ascii="Times New Roman" w:eastAsia="黑体"/>
              </w:rPr>
              <w:t xml:space="preserve">7.3. </w:t>
            </w:r>
            <w:r w:rsidR="00963861">
              <w:rPr>
                <w:rFonts w:ascii="Times New Roman" w:eastAsia="黑体"/>
              </w:rPr>
              <w:t>探讨</w:t>
            </w:r>
            <w:r w:rsidR="00963861">
              <w:rPr>
                <w:rFonts w:ascii="Times New Roman" w:eastAsia="黑体"/>
              </w:rPr>
              <w:t>A66</w:t>
            </w:r>
            <w:r w:rsidR="00963861">
              <w:rPr>
                <w:rFonts w:ascii="Times New Roman" w:eastAsia="黑体"/>
              </w:rPr>
              <w:t>语言的发展前景和潜在应用领域</w:t>
            </w:r>
            <w:r w:rsidR="00963861">
              <w:tab/>
            </w:r>
            <w:r w:rsidR="00963861">
              <w:fldChar w:fldCharType="begin"/>
            </w:r>
            <w:r w:rsidR="00963861">
              <w:instrText xml:space="preserve"> PAGEREF _Toc7601 \h </w:instrText>
            </w:r>
            <w:r w:rsidR="00963861">
              <w:fldChar w:fldCharType="separate"/>
            </w:r>
            <w:r w:rsidR="00963861">
              <w:t>36</w:t>
            </w:r>
            <w:r w:rsidR="00963861">
              <w:fldChar w:fldCharType="end"/>
            </w:r>
          </w:hyperlink>
        </w:p>
        <w:p w14:paraId="1F878AD5" w14:textId="77777777" w:rsidR="00963861" w:rsidRDefault="00000000" w:rsidP="00963861">
          <w:pPr>
            <w:pStyle w:val="TOC1"/>
            <w:tabs>
              <w:tab w:val="right" w:leader="dot" w:pos="8306"/>
            </w:tabs>
          </w:pPr>
          <w:hyperlink w:anchor="_Toc399" w:history="1">
            <w:r w:rsidR="00963861">
              <w:rPr>
                <w:rFonts w:ascii="Times New Roman" w:eastAsia="黑体" w:hint="eastAsia"/>
              </w:rPr>
              <w:t>第</w:t>
            </w:r>
            <w:r w:rsidR="00963861">
              <w:rPr>
                <w:rFonts w:ascii="Times New Roman" w:eastAsia="黑体" w:hint="eastAsia"/>
              </w:rPr>
              <w:t>8</w:t>
            </w:r>
            <w:r w:rsidR="00963861">
              <w:rPr>
                <w:rFonts w:ascii="Times New Roman" w:eastAsia="黑体" w:hint="eastAsia"/>
              </w:rPr>
              <w:t>章</w:t>
            </w:r>
            <w:r w:rsidR="00963861">
              <w:rPr>
                <w:rFonts w:ascii="Times New Roman" w:eastAsia="黑体" w:hint="eastAsia"/>
              </w:rPr>
              <w:t xml:space="preserve"> </w:t>
            </w:r>
            <w:r w:rsidR="00963861">
              <w:rPr>
                <w:rFonts w:ascii="Times New Roman" w:eastAsia="黑体" w:hint="eastAsia"/>
              </w:rPr>
              <w:t>结论与展望</w:t>
            </w:r>
            <w:r w:rsidR="00963861">
              <w:tab/>
            </w:r>
            <w:r w:rsidR="00963861">
              <w:fldChar w:fldCharType="begin"/>
            </w:r>
            <w:r w:rsidR="00963861">
              <w:instrText xml:space="preserve"> PAGEREF _Toc399 \h </w:instrText>
            </w:r>
            <w:r w:rsidR="00963861">
              <w:fldChar w:fldCharType="separate"/>
            </w:r>
            <w:r w:rsidR="00963861">
              <w:t>36</w:t>
            </w:r>
            <w:r w:rsidR="00963861">
              <w:fldChar w:fldCharType="end"/>
            </w:r>
          </w:hyperlink>
        </w:p>
        <w:p w14:paraId="2DE5D4B6" w14:textId="77777777" w:rsidR="00963861" w:rsidRDefault="00000000" w:rsidP="00963861">
          <w:pPr>
            <w:pStyle w:val="TOC2"/>
            <w:tabs>
              <w:tab w:val="right" w:leader="dot" w:pos="8306"/>
            </w:tabs>
          </w:pPr>
          <w:hyperlink w:anchor="_Toc10657" w:history="1">
            <w:r w:rsidR="00963861">
              <w:rPr>
                <w:rFonts w:ascii="Times New Roman" w:eastAsia="黑体"/>
              </w:rPr>
              <w:t xml:space="preserve">8.1. </w:t>
            </w:r>
            <w:r w:rsidR="00963861">
              <w:rPr>
                <w:rFonts w:ascii="Times New Roman" w:eastAsia="黑体"/>
              </w:rPr>
              <w:t>总结论文的研究成果和贡献</w:t>
            </w:r>
            <w:r w:rsidR="00963861">
              <w:tab/>
            </w:r>
            <w:r w:rsidR="00963861">
              <w:fldChar w:fldCharType="begin"/>
            </w:r>
            <w:r w:rsidR="00963861">
              <w:instrText xml:space="preserve"> PAGEREF _Toc10657 \h </w:instrText>
            </w:r>
            <w:r w:rsidR="00963861">
              <w:fldChar w:fldCharType="separate"/>
            </w:r>
            <w:r w:rsidR="00963861">
              <w:t>36</w:t>
            </w:r>
            <w:r w:rsidR="00963861">
              <w:fldChar w:fldCharType="end"/>
            </w:r>
          </w:hyperlink>
        </w:p>
        <w:p w14:paraId="651E20F5" w14:textId="77777777" w:rsidR="00963861" w:rsidRDefault="00000000" w:rsidP="00963861">
          <w:pPr>
            <w:pStyle w:val="TOC2"/>
            <w:tabs>
              <w:tab w:val="right" w:leader="dot" w:pos="8306"/>
            </w:tabs>
          </w:pPr>
          <w:hyperlink w:anchor="_Toc25559" w:history="1">
            <w:r w:rsidR="00963861">
              <w:rPr>
                <w:rFonts w:ascii="Times New Roman" w:eastAsia="黑体"/>
              </w:rPr>
              <w:t xml:space="preserve">8.2 </w:t>
            </w:r>
            <w:r w:rsidR="00963861">
              <w:rPr>
                <w:rFonts w:ascii="Times New Roman" w:eastAsia="黑体"/>
              </w:rPr>
              <w:t>分析</w:t>
            </w:r>
            <w:r w:rsidR="00963861">
              <w:rPr>
                <w:rFonts w:ascii="Times New Roman" w:eastAsia="黑体"/>
              </w:rPr>
              <w:t>A66</w:t>
            </w:r>
            <w:r w:rsidR="00963861">
              <w:rPr>
                <w:rFonts w:ascii="Times New Roman" w:eastAsia="黑体"/>
              </w:rPr>
              <w:t>语言的优势和不足，提出改进和未来发展的建议</w:t>
            </w:r>
            <w:r w:rsidR="00963861">
              <w:tab/>
            </w:r>
            <w:r w:rsidR="00963861">
              <w:fldChar w:fldCharType="begin"/>
            </w:r>
            <w:r w:rsidR="00963861">
              <w:instrText xml:space="preserve"> PAGEREF _Toc25559 \h </w:instrText>
            </w:r>
            <w:r w:rsidR="00963861">
              <w:fldChar w:fldCharType="separate"/>
            </w:r>
            <w:r w:rsidR="00963861">
              <w:t>36</w:t>
            </w:r>
            <w:r w:rsidR="00963861">
              <w:fldChar w:fldCharType="end"/>
            </w:r>
          </w:hyperlink>
        </w:p>
        <w:p w14:paraId="4FE344D9" w14:textId="77777777" w:rsidR="00963861" w:rsidRDefault="00000000" w:rsidP="00963861">
          <w:pPr>
            <w:pStyle w:val="TOC3"/>
            <w:tabs>
              <w:tab w:val="right" w:leader="dot" w:pos="8306"/>
            </w:tabs>
          </w:pPr>
          <w:hyperlink w:anchor="_Toc21926" w:history="1">
            <w:r w:rsidR="00963861">
              <w:rPr>
                <w:rFonts w:ascii="Times New Roman" w:eastAsia="宋体" w:hint="eastAsia"/>
                <w:bCs/>
              </w:rPr>
              <w:t xml:space="preserve">8.2.1 </w:t>
            </w:r>
            <w:r w:rsidR="00963861">
              <w:rPr>
                <w:rFonts w:ascii="Times New Roman" w:eastAsia="宋体" w:hint="eastAsia"/>
                <w:bCs/>
              </w:rPr>
              <w:t>优势</w:t>
            </w:r>
            <w:r w:rsidR="00963861">
              <w:tab/>
            </w:r>
            <w:r w:rsidR="00963861">
              <w:fldChar w:fldCharType="begin"/>
            </w:r>
            <w:r w:rsidR="00963861">
              <w:instrText xml:space="preserve"> PAGEREF _Toc21926 \h </w:instrText>
            </w:r>
            <w:r w:rsidR="00963861">
              <w:fldChar w:fldCharType="separate"/>
            </w:r>
            <w:r w:rsidR="00963861">
              <w:t>36</w:t>
            </w:r>
            <w:r w:rsidR="00963861">
              <w:fldChar w:fldCharType="end"/>
            </w:r>
          </w:hyperlink>
        </w:p>
        <w:p w14:paraId="5CD51D9C" w14:textId="77777777" w:rsidR="00963861" w:rsidRDefault="00000000" w:rsidP="00963861">
          <w:pPr>
            <w:pStyle w:val="TOC3"/>
            <w:tabs>
              <w:tab w:val="right" w:leader="dot" w:pos="8306"/>
            </w:tabs>
          </w:pPr>
          <w:hyperlink w:anchor="_Toc14292" w:history="1">
            <w:r w:rsidR="00963861">
              <w:rPr>
                <w:rFonts w:ascii="Times New Roman" w:eastAsia="宋体" w:hint="eastAsia"/>
                <w:bCs/>
              </w:rPr>
              <w:t xml:space="preserve">8.2.2 </w:t>
            </w:r>
            <w:r w:rsidR="00963861">
              <w:rPr>
                <w:rFonts w:ascii="Times New Roman" w:eastAsia="宋体" w:hint="eastAsia"/>
                <w:bCs/>
              </w:rPr>
              <w:t>不足</w:t>
            </w:r>
            <w:r w:rsidR="00963861">
              <w:tab/>
            </w:r>
            <w:r w:rsidR="00963861">
              <w:fldChar w:fldCharType="begin"/>
            </w:r>
            <w:r w:rsidR="00963861">
              <w:instrText xml:space="preserve"> PAGEREF _Toc14292 \h </w:instrText>
            </w:r>
            <w:r w:rsidR="00963861">
              <w:fldChar w:fldCharType="separate"/>
            </w:r>
            <w:r w:rsidR="00963861">
              <w:t>37</w:t>
            </w:r>
            <w:r w:rsidR="00963861">
              <w:fldChar w:fldCharType="end"/>
            </w:r>
          </w:hyperlink>
        </w:p>
        <w:p w14:paraId="76DDCF46" w14:textId="77777777" w:rsidR="00963861" w:rsidRDefault="00000000" w:rsidP="00963861">
          <w:pPr>
            <w:pStyle w:val="TOC3"/>
            <w:tabs>
              <w:tab w:val="right" w:leader="dot" w:pos="8306"/>
            </w:tabs>
          </w:pPr>
          <w:hyperlink w:anchor="_Toc24488" w:history="1">
            <w:r w:rsidR="00963861">
              <w:rPr>
                <w:rFonts w:ascii="Times New Roman" w:eastAsia="宋体" w:hint="eastAsia"/>
                <w:bCs/>
              </w:rPr>
              <w:t xml:space="preserve">8.2.3 </w:t>
            </w:r>
            <w:r w:rsidR="00963861">
              <w:rPr>
                <w:rFonts w:ascii="Times New Roman" w:eastAsia="宋体" w:hint="eastAsia"/>
                <w:bCs/>
              </w:rPr>
              <w:t>改进和未来发展的建议</w:t>
            </w:r>
            <w:r w:rsidR="00963861">
              <w:tab/>
            </w:r>
            <w:r w:rsidR="00963861">
              <w:fldChar w:fldCharType="begin"/>
            </w:r>
            <w:r w:rsidR="00963861">
              <w:instrText xml:space="preserve"> PAGEREF _Toc24488 \h </w:instrText>
            </w:r>
            <w:r w:rsidR="00963861">
              <w:fldChar w:fldCharType="separate"/>
            </w:r>
            <w:r w:rsidR="00963861">
              <w:t>37</w:t>
            </w:r>
            <w:r w:rsidR="00963861">
              <w:fldChar w:fldCharType="end"/>
            </w:r>
          </w:hyperlink>
        </w:p>
        <w:p w14:paraId="366595F5" w14:textId="77777777" w:rsidR="00963861" w:rsidRDefault="00000000" w:rsidP="00963861">
          <w:pPr>
            <w:pStyle w:val="TOC2"/>
            <w:tabs>
              <w:tab w:val="right" w:leader="dot" w:pos="8306"/>
            </w:tabs>
          </w:pPr>
          <w:hyperlink w:anchor="_Toc23940" w:history="1">
            <w:r w:rsidR="00963861">
              <w:rPr>
                <w:rFonts w:ascii="Times New Roman" w:eastAsia="黑体"/>
              </w:rPr>
              <w:t xml:space="preserve">8.3 </w:t>
            </w:r>
            <w:r w:rsidR="00963861">
              <w:rPr>
                <w:rFonts w:ascii="Times New Roman" w:eastAsia="黑体"/>
              </w:rPr>
              <w:t>展望</w:t>
            </w:r>
            <w:r w:rsidR="00963861">
              <w:rPr>
                <w:rFonts w:ascii="Times New Roman" w:eastAsia="黑体"/>
              </w:rPr>
              <w:t>A66</w:t>
            </w:r>
            <w:r w:rsidR="00963861">
              <w:rPr>
                <w:rFonts w:ascii="Times New Roman" w:eastAsia="黑体"/>
              </w:rPr>
              <w:t>语言在编程语言领域的发展前景和潜力</w:t>
            </w:r>
            <w:r w:rsidR="00963861">
              <w:tab/>
            </w:r>
            <w:r w:rsidR="00963861">
              <w:fldChar w:fldCharType="begin"/>
            </w:r>
            <w:r w:rsidR="00963861">
              <w:instrText xml:space="preserve"> PAGEREF _Toc23940 \h </w:instrText>
            </w:r>
            <w:r w:rsidR="00963861">
              <w:fldChar w:fldCharType="separate"/>
            </w:r>
            <w:r w:rsidR="00963861">
              <w:t>37</w:t>
            </w:r>
            <w:r w:rsidR="00963861">
              <w:fldChar w:fldCharType="end"/>
            </w:r>
          </w:hyperlink>
        </w:p>
        <w:p w14:paraId="7236B6A3" w14:textId="77777777" w:rsidR="00963861" w:rsidRDefault="00000000" w:rsidP="00963861">
          <w:pPr>
            <w:pStyle w:val="TOC1"/>
            <w:tabs>
              <w:tab w:val="right" w:leader="dot" w:pos="8306"/>
            </w:tabs>
          </w:pPr>
          <w:hyperlink w:anchor="_Toc8855" w:history="1">
            <w:r w:rsidR="00963861">
              <w:rPr>
                <w:rFonts w:ascii="Times New Roman" w:eastAsia="黑体" w:hint="eastAsia"/>
              </w:rPr>
              <w:t>第</w:t>
            </w:r>
            <w:r w:rsidR="00963861">
              <w:rPr>
                <w:rFonts w:ascii="Times New Roman" w:eastAsia="黑体" w:hint="eastAsia"/>
              </w:rPr>
              <w:t>9</w:t>
            </w:r>
            <w:r w:rsidR="00963861">
              <w:rPr>
                <w:rFonts w:ascii="Times New Roman" w:eastAsia="黑体" w:hint="eastAsia"/>
              </w:rPr>
              <w:t>章</w:t>
            </w:r>
            <w:r w:rsidR="00963861">
              <w:rPr>
                <w:rFonts w:ascii="Times New Roman" w:eastAsia="黑体" w:hint="eastAsia"/>
              </w:rPr>
              <w:t xml:space="preserve"> </w:t>
            </w:r>
            <w:r w:rsidR="00963861">
              <w:rPr>
                <w:rFonts w:ascii="Times New Roman" w:eastAsia="黑体" w:hint="eastAsia"/>
              </w:rPr>
              <w:t>参考文献</w:t>
            </w:r>
            <w:r w:rsidR="00963861">
              <w:tab/>
            </w:r>
            <w:r w:rsidR="00963861">
              <w:fldChar w:fldCharType="begin"/>
            </w:r>
            <w:r w:rsidR="00963861">
              <w:instrText xml:space="preserve"> PAGEREF _Toc8855 \h </w:instrText>
            </w:r>
            <w:r w:rsidR="00963861">
              <w:fldChar w:fldCharType="separate"/>
            </w:r>
            <w:r w:rsidR="00963861">
              <w:t>38</w:t>
            </w:r>
            <w:r w:rsidR="00963861">
              <w:fldChar w:fldCharType="end"/>
            </w:r>
          </w:hyperlink>
        </w:p>
        <w:p w14:paraId="380974DD" w14:textId="77777777" w:rsidR="00963861" w:rsidRDefault="00000000" w:rsidP="00963861">
          <w:pPr>
            <w:pStyle w:val="TOC2"/>
            <w:tabs>
              <w:tab w:val="right" w:leader="dot" w:pos="8306"/>
            </w:tabs>
          </w:pPr>
          <w:hyperlink w:anchor="_Toc31576" w:history="1">
            <w:r w:rsidR="00963861">
              <w:rPr>
                <w:rFonts w:ascii="Times New Roman" w:eastAsia="黑体"/>
              </w:rPr>
              <w:t xml:space="preserve">9.1. </w:t>
            </w:r>
            <w:r w:rsidR="00963861">
              <w:rPr>
                <w:rFonts w:ascii="Times New Roman" w:eastAsia="黑体"/>
              </w:rPr>
              <w:t>引用使用到的相关文献和资料</w:t>
            </w:r>
            <w:r w:rsidR="00963861">
              <w:tab/>
            </w:r>
            <w:r w:rsidR="00963861">
              <w:fldChar w:fldCharType="begin"/>
            </w:r>
            <w:r w:rsidR="00963861">
              <w:instrText xml:space="preserve"> PAGEREF _Toc31576 \h </w:instrText>
            </w:r>
            <w:r w:rsidR="00963861">
              <w:fldChar w:fldCharType="separate"/>
            </w:r>
            <w:r w:rsidR="00963861">
              <w:t>38</w:t>
            </w:r>
            <w:r w:rsidR="00963861">
              <w:fldChar w:fldCharType="end"/>
            </w:r>
          </w:hyperlink>
        </w:p>
        <w:p w14:paraId="5DD5209E" w14:textId="77777777" w:rsidR="00963861" w:rsidRDefault="00963861" w:rsidP="00963861">
          <w:r>
            <w:fldChar w:fldCharType="end"/>
          </w:r>
        </w:p>
      </w:sdtContent>
    </w:sdt>
    <w:p w14:paraId="54514189" w14:textId="77777777" w:rsidR="00963861" w:rsidRDefault="00963861" w:rsidP="00963861">
      <w:pPr>
        <w:widowControl/>
        <w:ind w:firstLineChars="200" w:firstLine="420"/>
        <w:jc w:val="left"/>
      </w:pPr>
      <w:r>
        <w:br w:type="page"/>
      </w:r>
    </w:p>
    <w:p w14:paraId="4C4C1370" w14:textId="77777777" w:rsidR="00963861" w:rsidRDefault="00963861" w:rsidP="00963861">
      <w:pPr>
        <w:pStyle w:val="1"/>
        <w:jc w:val="center"/>
        <w:rPr>
          <w:rFonts w:ascii="Times New Roman" w:eastAsia="黑体"/>
          <w:sz w:val="36"/>
        </w:rPr>
      </w:pPr>
      <w:bookmarkStart w:id="2" w:name="_Toc3433"/>
      <w:r>
        <w:rPr>
          <w:rFonts w:ascii="Times New Roman" w:eastAsia="黑体" w:hint="eastAsia"/>
          <w:sz w:val="36"/>
        </w:rPr>
        <w:lastRenderedPageBreak/>
        <w:t>第</w:t>
      </w:r>
      <w:r>
        <w:rPr>
          <w:rFonts w:ascii="Times New Roman" w:eastAsia="黑体" w:hint="eastAsia"/>
          <w:sz w:val="36"/>
        </w:rPr>
        <w:t>1</w:t>
      </w:r>
      <w:r>
        <w:rPr>
          <w:rFonts w:ascii="Times New Roman" w:eastAsia="黑体" w:hint="eastAsia"/>
          <w:sz w:val="36"/>
        </w:rPr>
        <w:t>章</w:t>
      </w:r>
      <w:r>
        <w:rPr>
          <w:rFonts w:ascii="Times New Roman" w:eastAsia="黑体" w:hint="eastAsia"/>
          <w:sz w:val="36"/>
        </w:rPr>
        <w:t xml:space="preserve"> </w:t>
      </w:r>
      <w:r>
        <w:rPr>
          <w:rFonts w:ascii="Times New Roman" w:eastAsia="黑体" w:hint="eastAsia"/>
          <w:sz w:val="36"/>
        </w:rPr>
        <w:t>前言</w:t>
      </w:r>
      <w:bookmarkEnd w:id="2"/>
    </w:p>
    <w:p w14:paraId="1D929465" w14:textId="77777777" w:rsidR="00963861" w:rsidRDefault="00963861" w:rsidP="00963861">
      <w:pPr>
        <w:pStyle w:val="2"/>
        <w:jc w:val="left"/>
        <w:rPr>
          <w:rFonts w:ascii="Times New Roman" w:eastAsia="黑体"/>
          <w:sz w:val="30"/>
        </w:rPr>
      </w:pPr>
      <w:bookmarkStart w:id="3" w:name="_Toc16698"/>
      <w:r>
        <w:rPr>
          <w:rFonts w:ascii="Times New Roman" w:eastAsia="黑体" w:hint="eastAsia"/>
          <w:sz w:val="30"/>
        </w:rPr>
        <w:t>1</w:t>
      </w:r>
      <w:r>
        <w:rPr>
          <w:rFonts w:ascii="Times New Roman" w:eastAsia="黑体"/>
          <w:sz w:val="30"/>
        </w:rPr>
        <w:t xml:space="preserve">.1 </w:t>
      </w:r>
      <w:r>
        <w:rPr>
          <w:rFonts w:ascii="Times New Roman" w:eastAsia="黑体" w:hint="eastAsia"/>
          <w:sz w:val="30"/>
        </w:rPr>
        <w:t>研究动机和意义</w:t>
      </w:r>
      <w:bookmarkEnd w:id="3"/>
    </w:p>
    <w:p w14:paraId="1B539EF7" w14:textId="77777777" w:rsidR="00963861" w:rsidRDefault="00963861" w:rsidP="00963861">
      <w:pPr>
        <w:spacing w:line="288" w:lineRule="auto"/>
        <w:ind w:firstLine="482"/>
        <w:rPr>
          <w:rFonts w:ascii="Times New Roman" w:eastAsia="宋体"/>
          <w:sz w:val="24"/>
        </w:rPr>
      </w:pPr>
      <w:bookmarkStart w:id="4" w:name="_Toc27502"/>
      <w:bookmarkStart w:id="5" w:name="_Toc11614"/>
      <w:r>
        <w:rPr>
          <w:rFonts w:ascii="Times New Roman" w:eastAsia="宋体" w:hint="eastAsia"/>
          <w:sz w:val="24"/>
        </w:rPr>
        <w:t>在现代软件开发的生态系统中，编程语言的选择和使用成为决定项目成功与否的关键因素之一。虽然</w:t>
      </w:r>
      <w:r>
        <w:rPr>
          <w:rFonts w:ascii="Times New Roman" w:eastAsia="宋体" w:hint="eastAsia"/>
          <w:sz w:val="24"/>
        </w:rPr>
        <w:t>Python</w:t>
      </w:r>
      <w:r>
        <w:rPr>
          <w:rFonts w:ascii="Times New Roman" w:eastAsia="宋体" w:hint="eastAsia"/>
          <w:sz w:val="24"/>
        </w:rPr>
        <w:t>因其简洁明了的语法和丰富的库被广泛应用于深度学习和数据分析领域，但其运行效率较低的问题仍然不容忽视。相对而言，</w:t>
      </w:r>
      <w:r>
        <w:rPr>
          <w:rFonts w:ascii="Times New Roman" w:eastAsia="宋体" w:hint="eastAsia"/>
          <w:sz w:val="24"/>
        </w:rPr>
        <w:t>C++</w:t>
      </w:r>
      <w:r>
        <w:rPr>
          <w:rFonts w:ascii="Times New Roman" w:eastAsia="宋体" w:hint="eastAsia"/>
          <w:sz w:val="24"/>
        </w:rPr>
        <w:t>以其出色的性能和灵活性，在底层硬件编程和性能要求较高的场景中占据着重要地位。然而，</w:t>
      </w:r>
      <w:r>
        <w:rPr>
          <w:rFonts w:ascii="Times New Roman" w:eastAsia="宋体" w:hint="eastAsia"/>
          <w:sz w:val="24"/>
        </w:rPr>
        <w:t>C++</w:t>
      </w:r>
      <w:r>
        <w:rPr>
          <w:rFonts w:ascii="Times New Roman" w:eastAsia="宋体" w:hint="eastAsia"/>
          <w:sz w:val="24"/>
        </w:rPr>
        <w:t>的学习曲线陡峭，语法复杂，编写和维护成本较高</w:t>
      </w:r>
      <w:r>
        <w:rPr>
          <w:rFonts w:ascii="Times New Roman" w:eastAsia="宋体"/>
          <w:sz w:val="24"/>
        </w:rPr>
        <w:fldChar w:fldCharType="begin"/>
      </w:r>
      <w:r>
        <w:rPr>
          <w:rFonts w:ascii="Times New Roman" w:eastAsia="宋体"/>
          <w:sz w:val="24"/>
        </w:rPr>
        <w:instrText xml:space="preserve"> </w:instrText>
      </w:r>
      <w:r>
        <w:rPr>
          <w:rFonts w:ascii="Times New Roman" w:eastAsia="宋体" w:hint="eastAsia"/>
          <w:sz w:val="24"/>
        </w:rPr>
        <w:instrText>REF _Ref147866501 \r \h</w:instrText>
      </w:r>
      <w:r>
        <w:rPr>
          <w:rFonts w:ascii="Times New Roman" w:eastAsia="宋体"/>
          <w:sz w:val="24"/>
        </w:rPr>
        <w:instrText xml:space="preserve"> </w:instrText>
      </w:r>
      <w:r>
        <w:rPr>
          <w:rFonts w:ascii="Times New Roman" w:eastAsia="宋体"/>
          <w:sz w:val="24"/>
        </w:rPr>
      </w:r>
      <w:r>
        <w:rPr>
          <w:rFonts w:ascii="Times New Roman" w:eastAsia="宋体"/>
          <w:sz w:val="24"/>
        </w:rPr>
        <w:fldChar w:fldCharType="separate"/>
      </w:r>
      <w:r>
        <w:rPr>
          <w:rFonts w:ascii="Times New Roman" w:eastAsia="宋体"/>
          <w:sz w:val="24"/>
        </w:rPr>
        <w:t>[6]</w:t>
      </w:r>
      <w:r>
        <w:rPr>
          <w:rFonts w:ascii="Times New Roman" w:eastAsia="宋体"/>
          <w:sz w:val="24"/>
        </w:rPr>
        <w:fldChar w:fldCharType="end"/>
      </w:r>
      <w:r>
        <w:rPr>
          <w:rFonts w:ascii="Times New Roman" w:eastAsia="宋体" w:hint="eastAsia"/>
          <w:sz w:val="24"/>
        </w:rPr>
        <w:t>。</w:t>
      </w:r>
      <w:bookmarkEnd w:id="4"/>
      <w:bookmarkEnd w:id="5"/>
    </w:p>
    <w:p w14:paraId="72062D03" w14:textId="77777777" w:rsidR="00963861" w:rsidRDefault="00963861" w:rsidP="00963861">
      <w:pPr>
        <w:pStyle w:val="2"/>
        <w:spacing w:before="0" w:after="0" w:line="288" w:lineRule="auto"/>
        <w:ind w:firstLine="482"/>
        <w:rPr>
          <w:rFonts w:ascii="Times New Roman" w:eastAsia="宋体" w:hAnsiTheme="minorHAnsi" w:cstheme="minorBidi"/>
          <w:b w:val="0"/>
          <w:bCs w:val="0"/>
          <w:sz w:val="24"/>
          <w:szCs w:val="22"/>
        </w:rPr>
      </w:pPr>
      <w:bookmarkStart w:id="6" w:name="_Toc11848"/>
      <w:bookmarkStart w:id="7" w:name="_Toc6525"/>
      <w:bookmarkStart w:id="8" w:name="_Toc29785"/>
      <w:bookmarkStart w:id="9" w:name="_Toc2001"/>
      <w:bookmarkStart w:id="10" w:name="_Toc30977"/>
      <w:r>
        <w:rPr>
          <w:rFonts w:ascii="Times New Roman" w:eastAsia="宋体" w:hAnsiTheme="minorHAnsi" w:cstheme="minorBidi" w:hint="eastAsia"/>
          <w:b w:val="0"/>
          <w:bCs w:val="0"/>
          <w:sz w:val="24"/>
          <w:szCs w:val="22"/>
        </w:rPr>
        <w:t>在这样的背景下，我们提出了一种新的编程语言——</w:t>
      </w:r>
      <w:r>
        <w:rPr>
          <w:rFonts w:ascii="Times New Roman" w:eastAsia="宋体" w:hAnsiTheme="minorHAnsi" w:cstheme="minorBidi" w:hint="eastAsia"/>
          <w:b w:val="0"/>
          <w:bCs w:val="0"/>
          <w:sz w:val="24"/>
          <w:szCs w:val="22"/>
        </w:rPr>
        <w:t>A66</w:t>
      </w:r>
      <w:r>
        <w:rPr>
          <w:rFonts w:ascii="Times New Roman" w:eastAsia="宋体" w:hAnsiTheme="minorHAnsi" w:cstheme="minorBidi" w:hint="eastAsia"/>
          <w:b w:val="0"/>
          <w:bCs w:val="0"/>
          <w:sz w:val="24"/>
          <w:szCs w:val="22"/>
        </w:rPr>
        <w:t>，意图结合</w:t>
      </w:r>
      <w:r>
        <w:rPr>
          <w:rFonts w:ascii="Times New Roman" w:eastAsia="宋体" w:hAnsiTheme="minorHAnsi" w:cstheme="minorBidi" w:hint="eastAsia"/>
          <w:b w:val="0"/>
          <w:bCs w:val="0"/>
          <w:sz w:val="24"/>
          <w:szCs w:val="22"/>
        </w:rPr>
        <w:t>Python</w:t>
      </w:r>
      <w:r>
        <w:rPr>
          <w:rFonts w:ascii="Times New Roman" w:eastAsia="宋体" w:hAnsiTheme="minorHAnsi" w:cstheme="minorBidi" w:hint="eastAsia"/>
          <w:b w:val="0"/>
          <w:bCs w:val="0"/>
          <w:sz w:val="24"/>
          <w:szCs w:val="22"/>
        </w:rPr>
        <w:t>的易用性和</w:t>
      </w:r>
      <w:r>
        <w:rPr>
          <w:rFonts w:ascii="Times New Roman" w:eastAsia="宋体" w:hAnsiTheme="minorHAnsi" w:cstheme="minorBidi" w:hint="eastAsia"/>
          <w:b w:val="0"/>
          <w:bCs w:val="0"/>
          <w:sz w:val="24"/>
          <w:szCs w:val="22"/>
        </w:rPr>
        <w:t>C++</w:t>
      </w:r>
      <w:r>
        <w:rPr>
          <w:rFonts w:ascii="Times New Roman" w:eastAsia="宋体" w:hAnsiTheme="minorHAnsi" w:cstheme="minorBidi" w:hint="eastAsia"/>
          <w:b w:val="0"/>
          <w:bCs w:val="0"/>
          <w:sz w:val="24"/>
          <w:szCs w:val="22"/>
        </w:rPr>
        <w:t>的性能优势，以满足不同领域开发者的需求。</w:t>
      </w:r>
      <w:r>
        <w:rPr>
          <w:rFonts w:ascii="Times New Roman" w:eastAsia="宋体" w:hAnsiTheme="minorHAnsi" w:cstheme="minorBidi" w:hint="eastAsia"/>
          <w:b w:val="0"/>
          <w:bCs w:val="0"/>
          <w:sz w:val="24"/>
          <w:szCs w:val="22"/>
        </w:rPr>
        <w:t>A66</w:t>
      </w:r>
      <w:r>
        <w:rPr>
          <w:rFonts w:ascii="Times New Roman" w:eastAsia="宋体" w:hAnsiTheme="minorHAnsi" w:cstheme="minorBidi" w:hint="eastAsia"/>
          <w:b w:val="0"/>
          <w:bCs w:val="0"/>
          <w:sz w:val="24"/>
          <w:szCs w:val="22"/>
        </w:rPr>
        <w:t>语言通过底层</w:t>
      </w:r>
      <w:r>
        <w:rPr>
          <w:rFonts w:ascii="Times New Roman" w:eastAsia="宋体" w:hAnsiTheme="minorHAnsi" w:cstheme="minorBidi" w:hint="eastAsia"/>
          <w:b w:val="0"/>
          <w:bCs w:val="0"/>
          <w:sz w:val="24"/>
          <w:szCs w:val="22"/>
        </w:rPr>
        <w:t>C++</w:t>
      </w:r>
      <w:r>
        <w:rPr>
          <w:rFonts w:ascii="Times New Roman" w:eastAsia="宋体" w:hAnsiTheme="minorHAnsi" w:cstheme="minorBidi" w:hint="eastAsia"/>
          <w:b w:val="0"/>
          <w:bCs w:val="0"/>
          <w:sz w:val="24"/>
          <w:szCs w:val="22"/>
        </w:rPr>
        <w:t>编译器实现，保证了高效的执行效率，能够应对复杂、性能敏感的应用场景。同时，</w:t>
      </w:r>
      <w:r>
        <w:rPr>
          <w:rFonts w:ascii="Times New Roman" w:eastAsia="宋体" w:hAnsiTheme="minorHAnsi" w:cstheme="minorBidi" w:hint="eastAsia"/>
          <w:b w:val="0"/>
          <w:bCs w:val="0"/>
          <w:sz w:val="24"/>
          <w:szCs w:val="22"/>
        </w:rPr>
        <w:t>A66</w:t>
      </w:r>
      <w:r>
        <w:rPr>
          <w:rFonts w:ascii="Times New Roman" w:eastAsia="宋体" w:hAnsiTheme="minorHAnsi" w:cstheme="minorBidi" w:hint="eastAsia"/>
          <w:b w:val="0"/>
          <w:bCs w:val="0"/>
          <w:sz w:val="24"/>
          <w:szCs w:val="22"/>
        </w:rPr>
        <w:t>采用了类似</w:t>
      </w:r>
      <w:r>
        <w:rPr>
          <w:rFonts w:ascii="Times New Roman" w:eastAsia="宋体" w:hAnsiTheme="minorHAnsi" w:cstheme="minorBidi" w:hint="eastAsia"/>
          <w:b w:val="0"/>
          <w:bCs w:val="0"/>
          <w:sz w:val="24"/>
          <w:szCs w:val="22"/>
        </w:rPr>
        <w:t>Python</w:t>
      </w:r>
      <w:r>
        <w:rPr>
          <w:rFonts w:ascii="Times New Roman" w:eastAsia="宋体" w:hAnsiTheme="minorHAnsi" w:cstheme="minorBidi" w:hint="eastAsia"/>
          <w:b w:val="0"/>
          <w:bCs w:val="0"/>
          <w:sz w:val="24"/>
          <w:szCs w:val="22"/>
        </w:rPr>
        <w:t>的语法设计，大大降低了编程的复杂性和学习成本，使得开发者能够更加专注于问题的解决而非语言本身的学习和掌握。</w:t>
      </w:r>
      <w:bookmarkEnd w:id="6"/>
      <w:bookmarkEnd w:id="7"/>
      <w:bookmarkEnd w:id="8"/>
      <w:bookmarkEnd w:id="9"/>
      <w:bookmarkEnd w:id="10"/>
    </w:p>
    <w:p w14:paraId="71F9D0A3" w14:textId="77777777" w:rsidR="00963861" w:rsidRDefault="00963861" w:rsidP="00963861">
      <w:pPr>
        <w:pStyle w:val="2"/>
        <w:spacing w:before="0" w:after="0" w:line="288" w:lineRule="auto"/>
        <w:ind w:firstLine="482"/>
        <w:rPr>
          <w:rFonts w:ascii="Times New Roman" w:eastAsia="宋体" w:hAnsiTheme="minorHAnsi" w:cstheme="minorBidi"/>
          <w:b w:val="0"/>
          <w:bCs w:val="0"/>
          <w:sz w:val="24"/>
          <w:szCs w:val="22"/>
        </w:rPr>
      </w:pPr>
      <w:bookmarkStart w:id="11" w:name="_Toc7260"/>
      <w:bookmarkStart w:id="12" w:name="_Toc2413"/>
      <w:bookmarkStart w:id="13" w:name="_Toc26324"/>
      <w:bookmarkStart w:id="14" w:name="_Toc2449"/>
      <w:bookmarkStart w:id="15" w:name="_Toc23082"/>
      <w:r>
        <w:rPr>
          <w:rFonts w:ascii="Times New Roman" w:eastAsia="宋体" w:hAnsiTheme="minorHAnsi" w:cstheme="minorBidi" w:hint="eastAsia"/>
          <w:b w:val="0"/>
          <w:bCs w:val="0"/>
          <w:sz w:val="24"/>
          <w:szCs w:val="22"/>
        </w:rPr>
        <w:t>A66</w:t>
      </w:r>
      <w:r>
        <w:rPr>
          <w:rFonts w:ascii="Times New Roman" w:eastAsia="宋体" w:hAnsiTheme="minorHAnsi" w:cstheme="minorBidi" w:hint="eastAsia"/>
          <w:b w:val="0"/>
          <w:bCs w:val="0"/>
          <w:sz w:val="24"/>
          <w:szCs w:val="22"/>
        </w:rPr>
        <w:t>的动态变量声明机制允许开发者在编码过程中更加灵活和快速地进行开发，避免了</w:t>
      </w:r>
      <w:r>
        <w:rPr>
          <w:rFonts w:ascii="Times New Roman" w:eastAsia="宋体" w:hAnsiTheme="minorHAnsi" w:cstheme="minorBidi" w:hint="eastAsia"/>
          <w:b w:val="0"/>
          <w:bCs w:val="0"/>
          <w:sz w:val="24"/>
          <w:szCs w:val="22"/>
        </w:rPr>
        <w:t>C++</w:t>
      </w:r>
      <w:r>
        <w:rPr>
          <w:rFonts w:ascii="Times New Roman" w:eastAsia="宋体" w:hAnsiTheme="minorHAnsi" w:cstheme="minorBidi" w:hint="eastAsia"/>
          <w:b w:val="0"/>
          <w:bCs w:val="0"/>
          <w:sz w:val="24"/>
          <w:szCs w:val="22"/>
        </w:rPr>
        <w:t>中冗长和复杂的类型声明和头文件管理问题。通过引入这一机制，</w:t>
      </w:r>
      <w:r>
        <w:rPr>
          <w:rFonts w:ascii="Times New Roman" w:eastAsia="宋体" w:hAnsiTheme="minorHAnsi" w:cstheme="minorBidi" w:hint="eastAsia"/>
          <w:b w:val="0"/>
          <w:bCs w:val="0"/>
          <w:sz w:val="24"/>
          <w:szCs w:val="22"/>
        </w:rPr>
        <w:t>A66</w:t>
      </w:r>
      <w:r>
        <w:rPr>
          <w:rFonts w:ascii="Times New Roman" w:eastAsia="宋体" w:hAnsiTheme="minorHAnsi" w:cstheme="minorBidi" w:hint="eastAsia"/>
          <w:b w:val="0"/>
          <w:bCs w:val="0"/>
          <w:sz w:val="24"/>
          <w:szCs w:val="22"/>
        </w:rPr>
        <w:t>旨在提高开发效率，缩短开发周期，同时保持代码的清晰和可维护性。</w:t>
      </w:r>
      <w:bookmarkEnd w:id="11"/>
      <w:bookmarkEnd w:id="12"/>
      <w:bookmarkEnd w:id="13"/>
      <w:bookmarkEnd w:id="14"/>
      <w:bookmarkEnd w:id="15"/>
    </w:p>
    <w:p w14:paraId="17C5E37F" w14:textId="77777777" w:rsidR="00963861" w:rsidRDefault="00963861" w:rsidP="00963861">
      <w:pPr>
        <w:pStyle w:val="2"/>
        <w:spacing w:before="0" w:after="0" w:line="288" w:lineRule="auto"/>
        <w:ind w:firstLine="482"/>
        <w:rPr>
          <w:rFonts w:ascii="Times New Roman" w:eastAsia="宋体" w:hAnsiTheme="minorHAnsi" w:cstheme="minorBidi"/>
          <w:b w:val="0"/>
          <w:bCs w:val="0"/>
          <w:sz w:val="24"/>
          <w:szCs w:val="22"/>
        </w:rPr>
      </w:pPr>
      <w:bookmarkStart w:id="16" w:name="_Toc12524"/>
      <w:bookmarkStart w:id="17" w:name="_Toc6251"/>
      <w:bookmarkStart w:id="18" w:name="_Toc32570"/>
      <w:bookmarkStart w:id="19" w:name="_Toc4649"/>
      <w:bookmarkStart w:id="20" w:name="_Toc22176"/>
      <w:r>
        <w:rPr>
          <w:rFonts w:ascii="Times New Roman" w:eastAsia="宋体" w:hAnsiTheme="minorHAnsi" w:cstheme="minorBidi" w:hint="eastAsia"/>
          <w:b w:val="0"/>
          <w:bCs w:val="0"/>
          <w:sz w:val="24"/>
          <w:szCs w:val="22"/>
        </w:rPr>
        <w:t>在实际应用场景方面，</w:t>
      </w:r>
      <w:r>
        <w:rPr>
          <w:rFonts w:ascii="Times New Roman" w:eastAsia="宋体" w:hAnsiTheme="minorHAnsi" w:cstheme="minorBidi" w:hint="eastAsia"/>
          <w:b w:val="0"/>
          <w:bCs w:val="0"/>
          <w:sz w:val="24"/>
          <w:szCs w:val="22"/>
        </w:rPr>
        <w:t>A66</w:t>
      </w:r>
      <w:r>
        <w:rPr>
          <w:rFonts w:ascii="Times New Roman" w:eastAsia="宋体" w:hAnsiTheme="minorHAnsi" w:cstheme="minorBidi" w:hint="eastAsia"/>
          <w:b w:val="0"/>
          <w:bCs w:val="0"/>
          <w:sz w:val="24"/>
          <w:szCs w:val="22"/>
        </w:rPr>
        <w:t>能够广泛应用于深度学习、数据分析、底层硬件编程等领域。在深度学习中，</w:t>
      </w:r>
      <w:r>
        <w:rPr>
          <w:rFonts w:ascii="Times New Roman" w:eastAsia="宋体" w:hAnsiTheme="minorHAnsi" w:cstheme="minorBidi" w:hint="eastAsia"/>
          <w:b w:val="0"/>
          <w:bCs w:val="0"/>
          <w:sz w:val="24"/>
          <w:szCs w:val="22"/>
        </w:rPr>
        <w:t>A66</w:t>
      </w:r>
      <w:r>
        <w:rPr>
          <w:rFonts w:ascii="Times New Roman" w:eastAsia="宋体" w:hAnsiTheme="minorHAnsi" w:cstheme="minorBidi" w:hint="eastAsia"/>
          <w:b w:val="0"/>
          <w:bCs w:val="0"/>
          <w:sz w:val="24"/>
          <w:szCs w:val="22"/>
        </w:rPr>
        <w:t>通过简洁的语法和高效的执行性能，使得开发者能够快速实现和验证算法，无需过多关注性能优化和语言学习。在底层硬件编程中，</w:t>
      </w:r>
      <w:r>
        <w:rPr>
          <w:rFonts w:ascii="Times New Roman" w:eastAsia="宋体" w:hAnsiTheme="minorHAnsi" w:cstheme="minorBidi" w:hint="eastAsia"/>
          <w:b w:val="0"/>
          <w:bCs w:val="0"/>
          <w:sz w:val="24"/>
          <w:szCs w:val="22"/>
        </w:rPr>
        <w:t>A66</w:t>
      </w:r>
      <w:r>
        <w:rPr>
          <w:rFonts w:ascii="Times New Roman" w:eastAsia="宋体" w:hAnsiTheme="minorHAnsi" w:cstheme="minorBidi" w:hint="eastAsia"/>
          <w:b w:val="0"/>
          <w:bCs w:val="0"/>
          <w:sz w:val="24"/>
          <w:szCs w:val="22"/>
        </w:rPr>
        <w:t>同样展现出其强大的性能，使得开发者能够更加专注于硬件控制和算法实现。</w:t>
      </w:r>
      <w:bookmarkEnd w:id="16"/>
      <w:bookmarkEnd w:id="17"/>
      <w:bookmarkEnd w:id="18"/>
      <w:bookmarkEnd w:id="19"/>
      <w:bookmarkEnd w:id="20"/>
    </w:p>
    <w:p w14:paraId="1DB5305E" w14:textId="77777777" w:rsidR="00963861" w:rsidRDefault="00963861" w:rsidP="00963861">
      <w:pPr>
        <w:pStyle w:val="2"/>
        <w:spacing w:before="0" w:after="0" w:line="288" w:lineRule="auto"/>
        <w:ind w:firstLine="482"/>
        <w:rPr>
          <w:rFonts w:ascii="Times New Roman" w:eastAsia="宋体" w:hAnsiTheme="minorHAnsi" w:cstheme="minorBidi"/>
          <w:b w:val="0"/>
          <w:bCs w:val="0"/>
          <w:sz w:val="24"/>
          <w:szCs w:val="22"/>
        </w:rPr>
      </w:pPr>
      <w:bookmarkStart w:id="21" w:name="_Toc3781"/>
      <w:bookmarkStart w:id="22" w:name="_Toc7156"/>
      <w:bookmarkStart w:id="23" w:name="_Toc3960"/>
      <w:bookmarkStart w:id="24" w:name="_Toc28040"/>
      <w:bookmarkStart w:id="25" w:name="_Toc5403"/>
      <w:r>
        <w:rPr>
          <w:rFonts w:ascii="Times New Roman" w:eastAsia="宋体" w:hAnsiTheme="minorHAnsi" w:cstheme="minorBidi" w:hint="eastAsia"/>
          <w:b w:val="0"/>
          <w:bCs w:val="0"/>
          <w:sz w:val="24"/>
          <w:szCs w:val="22"/>
        </w:rPr>
        <w:t>A66</w:t>
      </w:r>
      <w:r>
        <w:rPr>
          <w:rFonts w:ascii="Times New Roman" w:eastAsia="宋体" w:hAnsiTheme="minorHAnsi" w:cstheme="minorBidi" w:hint="eastAsia"/>
          <w:b w:val="0"/>
          <w:bCs w:val="0"/>
          <w:sz w:val="24"/>
          <w:szCs w:val="22"/>
        </w:rPr>
        <w:t>作为一种新的编程语言，通过整合</w:t>
      </w:r>
      <w:r>
        <w:rPr>
          <w:rFonts w:ascii="Times New Roman" w:eastAsia="宋体" w:hAnsiTheme="minorHAnsi" w:cstheme="minorBidi" w:hint="eastAsia"/>
          <w:b w:val="0"/>
          <w:bCs w:val="0"/>
          <w:sz w:val="24"/>
          <w:szCs w:val="22"/>
        </w:rPr>
        <w:t>Python</w:t>
      </w:r>
      <w:r>
        <w:rPr>
          <w:rFonts w:ascii="Times New Roman" w:eastAsia="宋体" w:hAnsiTheme="minorHAnsi" w:cstheme="minorBidi" w:hint="eastAsia"/>
          <w:b w:val="0"/>
          <w:bCs w:val="0"/>
          <w:sz w:val="24"/>
          <w:szCs w:val="22"/>
        </w:rPr>
        <w:t>的易用性和</w:t>
      </w:r>
      <w:r>
        <w:rPr>
          <w:rFonts w:ascii="Times New Roman" w:eastAsia="宋体" w:hAnsiTheme="minorHAnsi" w:cstheme="minorBidi" w:hint="eastAsia"/>
          <w:b w:val="0"/>
          <w:bCs w:val="0"/>
          <w:sz w:val="24"/>
          <w:szCs w:val="22"/>
        </w:rPr>
        <w:t>C++</w:t>
      </w:r>
      <w:r>
        <w:rPr>
          <w:rFonts w:ascii="Times New Roman" w:eastAsia="宋体" w:hAnsiTheme="minorHAnsi" w:cstheme="minorBidi" w:hint="eastAsia"/>
          <w:b w:val="0"/>
          <w:bCs w:val="0"/>
          <w:sz w:val="24"/>
          <w:szCs w:val="22"/>
        </w:rPr>
        <w:t>的性能优势，旨在为现代软件开发提供一种高效、灵活和易用的解决方案，满足日益复杂和多样化的应用需求。</w:t>
      </w:r>
      <w:bookmarkEnd w:id="21"/>
      <w:bookmarkEnd w:id="22"/>
      <w:bookmarkEnd w:id="23"/>
      <w:bookmarkEnd w:id="24"/>
      <w:bookmarkEnd w:id="25"/>
    </w:p>
    <w:p w14:paraId="4B0D4696" w14:textId="77777777" w:rsidR="00963861" w:rsidRDefault="00963861" w:rsidP="00963861">
      <w:pPr>
        <w:pStyle w:val="2"/>
        <w:jc w:val="left"/>
        <w:rPr>
          <w:rFonts w:ascii="Times New Roman" w:eastAsia="黑体"/>
          <w:sz w:val="30"/>
        </w:rPr>
      </w:pPr>
      <w:bookmarkStart w:id="26" w:name="_Toc17157"/>
      <w:r>
        <w:rPr>
          <w:rFonts w:ascii="Times New Roman" w:eastAsia="黑体" w:hint="eastAsia"/>
          <w:sz w:val="30"/>
        </w:rPr>
        <w:t>1</w:t>
      </w:r>
      <w:r>
        <w:rPr>
          <w:rFonts w:ascii="Times New Roman" w:eastAsia="黑体"/>
          <w:sz w:val="30"/>
        </w:rPr>
        <w:t xml:space="preserve">.2 </w:t>
      </w:r>
      <w:r>
        <w:rPr>
          <w:rFonts w:ascii="Times New Roman" w:eastAsia="黑体"/>
          <w:sz w:val="30"/>
        </w:rPr>
        <w:t>国内外研究综述</w:t>
      </w:r>
      <w:bookmarkEnd w:id="26"/>
    </w:p>
    <w:p w14:paraId="5759CA6C"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国内外，编译器技术的研究多集中在高校和研究机构。许多高校的计算机科学与技术专业都有自己的编译器原理和技术的研究小组，他们致力于探索编译器的优化技术、并行处理、以及新的编程语言的发展等方面。</w:t>
      </w:r>
    </w:p>
    <w:p w14:paraId="2AB77A96" w14:textId="77777777" w:rsidR="00963861" w:rsidRDefault="00963861" w:rsidP="00963861">
      <w:pPr>
        <w:spacing w:line="288" w:lineRule="auto"/>
        <w:ind w:firstLine="482"/>
        <w:outlineLvl w:val="2"/>
        <w:rPr>
          <w:rFonts w:ascii="Times New Roman" w:eastAsia="宋体"/>
          <w:b/>
          <w:bCs/>
          <w:sz w:val="24"/>
        </w:rPr>
      </w:pPr>
      <w:bookmarkStart w:id="27" w:name="_Toc11878"/>
      <w:r>
        <w:rPr>
          <w:rFonts w:ascii="Times New Roman" w:eastAsia="宋体" w:hint="eastAsia"/>
          <w:b/>
          <w:bCs/>
          <w:sz w:val="24"/>
        </w:rPr>
        <w:t>1.2.1</w:t>
      </w:r>
      <w:r>
        <w:rPr>
          <w:rFonts w:ascii="Times New Roman" w:eastAsia="宋体" w:hint="eastAsia"/>
          <w:b/>
          <w:bCs/>
          <w:sz w:val="24"/>
        </w:rPr>
        <w:t>编译器优化技术</w:t>
      </w:r>
      <w:bookmarkEnd w:id="27"/>
    </w:p>
    <w:p w14:paraId="5BE68ECD"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国内研究者关注于编译器在优化算法</w:t>
      </w:r>
      <w:r>
        <w:rPr>
          <w:rFonts w:ascii="Times New Roman" w:eastAsia="宋体"/>
          <w:sz w:val="24"/>
        </w:rPr>
        <w:fldChar w:fldCharType="begin"/>
      </w:r>
      <w:r>
        <w:rPr>
          <w:rFonts w:ascii="Times New Roman" w:eastAsia="宋体"/>
          <w:sz w:val="24"/>
        </w:rPr>
        <w:instrText xml:space="preserve"> </w:instrText>
      </w:r>
      <w:r>
        <w:rPr>
          <w:rFonts w:ascii="Times New Roman" w:eastAsia="宋体" w:hint="eastAsia"/>
          <w:sz w:val="24"/>
        </w:rPr>
        <w:instrText>REF _Ref147867744 \r \h</w:instrText>
      </w:r>
      <w:r>
        <w:rPr>
          <w:rFonts w:ascii="Times New Roman" w:eastAsia="宋体"/>
          <w:sz w:val="24"/>
        </w:rPr>
        <w:instrText xml:space="preserve"> </w:instrText>
      </w:r>
      <w:r>
        <w:rPr>
          <w:rFonts w:ascii="Times New Roman" w:eastAsia="宋体"/>
          <w:sz w:val="24"/>
        </w:rPr>
      </w:r>
      <w:r>
        <w:rPr>
          <w:rFonts w:ascii="Times New Roman" w:eastAsia="宋体"/>
          <w:sz w:val="24"/>
        </w:rPr>
        <w:fldChar w:fldCharType="separate"/>
      </w:r>
      <w:r>
        <w:rPr>
          <w:rFonts w:ascii="Times New Roman" w:eastAsia="宋体"/>
          <w:sz w:val="24"/>
        </w:rPr>
        <w:t>[7]</w:t>
      </w:r>
      <w:r>
        <w:rPr>
          <w:rFonts w:ascii="Times New Roman" w:eastAsia="宋体"/>
          <w:sz w:val="24"/>
        </w:rPr>
        <w:fldChar w:fldCharType="end"/>
      </w:r>
      <w:r>
        <w:rPr>
          <w:rFonts w:ascii="Times New Roman" w:eastAsia="宋体" w:hint="eastAsia"/>
          <w:sz w:val="24"/>
        </w:rPr>
        <w:t>、代码生成</w:t>
      </w:r>
      <w:r>
        <w:rPr>
          <w:rFonts w:ascii="Times New Roman" w:eastAsia="宋体"/>
          <w:sz w:val="24"/>
        </w:rPr>
        <w:fldChar w:fldCharType="begin"/>
      </w:r>
      <w:r>
        <w:rPr>
          <w:rFonts w:ascii="Times New Roman" w:eastAsia="宋体"/>
          <w:sz w:val="24"/>
        </w:rPr>
        <w:instrText xml:space="preserve"> </w:instrText>
      </w:r>
      <w:r>
        <w:rPr>
          <w:rFonts w:ascii="Times New Roman" w:eastAsia="宋体" w:hint="eastAsia"/>
          <w:sz w:val="24"/>
        </w:rPr>
        <w:instrText>REF _Ref147952112 \r \h</w:instrText>
      </w:r>
      <w:r>
        <w:rPr>
          <w:rFonts w:ascii="Times New Roman" w:eastAsia="宋体"/>
          <w:sz w:val="24"/>
        </w:rPr>
        <w:instrText xml:space="preserve"> </w:instrText>
      </w:r>
      <w:r>
        <w:rPr>
          <w:rFonts w:ascii="Times New Roman" w:eastAsia="宋体"/>
          <w:sz w:val="24"/>
        </w:rPr>
      </w:r>
      <w:r>
        <w:rPr>
          <w:rFonts w:ascii="Times New Roman" w:eastAsia="宋体"/>
          <w:sz w:val="24"/>
        </w:rPr>
        <w:fldChar w:fldCharType="separate"/>
      </w:r>
      <w:r>
        <w:rPr>
          <w:rFonts w:ascii="Times New Roman" w:eastAsia="宋体"/>
          <w:sz w:val="24"/>
        </w:rPr>
        <w:t>[8]</w:t>
      </w:r>
      <w:r>
        <w:rPr>
          <w:rFonts w:ascii="Times New Roman" w:eastAsia="宋体"/>
          <w:sz w:val="24"/>
        </w:rPr>
        <w:fldChar w:fldCharType="end"/>
      </w:r>
      <w:r>
        <w:rPr>
          <w:rFonts w:ascii="Times New Roman" w:eastAsia="宋体" w:hint="eastAsia"/>
          <w:sz w:val="24"/>
        </w:rPr>
        <w:t>、数据流分析</w:t>
      </w:r>
      <w:r>
        <w:rPr>
          <w:rFonts w:ascii="Times New Roman" w:eastAsia="宋体"/>
          <w:sz w:val="24"/>
        </w:rPr>
        <w:fldChar w:fldCharType="begin"/>
      </w:r>
      <w:r>
        <w:rPr>
          <w:rFonts w:ascii="Times New Roman" w:eastAsia="宋体"/>
          <w:sz w:val="24"/>
        </w:rPr>
        <w:instrText xml:space="preserve"> </w:instrText>
      </w:r>
      <w:r>
        <w:rPr>
          <w:rFonts w:ascii="Times New Roman" w:eastAsia="宋体" w:hint="eastAsia"/>
          <w:sz w:val="24"/>
        </w:rPr>
        <w:instrText>REF _Ref147952181 \r \h</w:instrText>
      </w:r>
      <w:r>
        <w:rPr>
          <w:rFonts w:ascii="Times New Roman" w:eastAsia="宋体"/>
          <w:sz w:val="24"/>
        </w:rPr>
        <w:instrText xml:space="preserve"> </w:instrText>
      </w:r>
      <w:r>
        <w:rPr>
          <w:rFonts w:ascii="Times New Roman" w:eastAsia="宋体"/>
          <w:sz w:val="24"/>
        </w:rPr>
      </w:r>
      <w:r>
        <w:rPr>
          <w:rFonts w:ascii="Times New Roman" w:eastAsia="宋体"/>
          <w:sz w:val="24"/>
        </w:rPr>
        <w:fldChar w:fldCharType="separate"/>
      </w:r>
      <w:r>
        <w:rPr>
          <w:rFonts w:ascii="Times New Roman" w:eastAsia="宋体"/>
          <w:sz w:val="24"/>
        </w:rPr>
        <w:t>[9]</w:t>
      </w:r>
      <w:r>
        <w:rPr>
          <w:rFonts w:ascii="Times New Roman" w:eastAsia="宋体"/>
          <w:sz w:val="24"/>
        </w:rPr>
        <w:fldChar w:fldCharType="end"/>
      </w:r>
      <w:r>
        <w:rPr>
          <w:rFonts w:ascii="Times New Roman" w:eastAsia="宋体" w:hint="eastAsia"/>
          <w:sz w:val="24"/>
        </w:rPr>
        <w:t>等方</w:t>
      </w:r>
      <w:r>
        <w:rPr>
          <w:rFonts w:ascii="Times New Roman" w:eastAsia="宋体" w:hint="eastAsia"/>
          <w:sz w:val="24"/>
        </w:rPr>
        <w:lastRenderedPageBreak/>
        <w:t>面的改进。这包括对现有编译器如</w:t>
      </w:r>
      <w:r>
        <w:rPr>
          <w:rFonts w:ascii="Times New Roman" w:eastAsia="宋体" w:hint="eastAsia"/>
          <w:sz w:val="24"/>
        </w:rPr>
        <w:t>GCC</w:t>
      </w:r>
      <w:r>
        <w:rPr>
          <w:rFonts w:ascii="Times New Roman" w:eastAsia="宋体" w:hint="eastAsia"/>
          <w:sz w:val="24"/>
        </w:rPr>
        <w:t>和</w:t>
      </w:r>
      <w:r>
        <w:rPr>
          <w:rFonts w:ascii="Times New Roman" w:eastAsia="宋体" w:hint="eastAsia"/>
          <w:sz w:val="24"/>
        </w:rPr>
        <w:t>LLVM</w:t>
      </w:r>
      <w:r>
        <w:rPr>
          <w:rFonts w:ascii="Times New Roman" w:eastAsia="宋体" w:hint="eastAsia"/>
          <w:sz w:val="24"/>
        </w:rPr>
        <w:t>的优化和改进。</w:t>
      </w:r>
    </w:p>
    <w:p w14:paraId="37014529" w14:textId="77777777" w:rsidR="00963861" w:rsidRDefault="00963861" w:rsidP="00963861">
      <w:pPr>
        <w:spacing w:line="288" w:lineRule="auto"/>
        <w:ind w:firstLine="482"/>
        <w:outlineLvl w:val="2"/>
        <w:rPr>
          <w:rFonts w:ascii="Times New Roman" w:eastAsia="宋体"/>
          <w:b/>
          <w:bCs/>
          <w:sz w:val="24"/>
        </w:rPr>
      </w:pPr>
      <w:bookmarkStart w:id="28" w:name="_Toc14676"/>
      <w:r>
        <w:rPr>
          <w:rFonts w:ascii="Times New Roman" w:eastAsia="宋体" w:hint="eastAsia"/>
          <w:b/>
          <w:bCs/>
          <w:sz w:val="24"/>
        </w:rPr>
        <w:t>1.2.2</w:t>
      </w:r>
      <w:r>
        <w:rPr>
          <w:rFonts w:ascii="Times New Roman" w:eastAsia="宋体" w:hint="eastAsia"/>
          <w:b/>
          <w:bCs/>
          <w:sz w:val="24"/>
        </w:rPr>
        <w:t>新编程语言的发展</w:t>
      </w:r>
      <w:bookmarkEnd w:id="28"/>
    </w:p>
    <w:p w14:paraId="46C704F2"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研究者也在探讨新的编程模型和语言，例如基于云计算、大数据和</w:t>
      </w:r>
      <w:r>
        <w:rPr>
          <w:rFonts w:ascii="Times New Roman" w:eastAsia="宋体" w:hint="eastAsia"/>
          <w:sz w:val="24"/>
        </w:rPr>
        <w:t>AI</w:t>
      </w:r>
      <w:r>
        <w:rPr>
          <w:rFonts w:ascii="Times New Roman" w:eastAsia="宋体" w:hint="eastAsia"/>
          <w:sz w:val="24"/>
        </w:rPr>
        <w:t>的需求，开发更加高效、安全和易用的编程语言和框架。</w:t>
      </w:r>
    </w:p>
    <w:p w14:paraId="5C158397"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并行和分布式计算：</w:t>
      </w:r>
    </w:p>
    <w:p w14:paraId="4066233A"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并行处理和分布式计算也是国内研究的热点，研究者正在探索如何通过编译器技术实现更有效的并行计算和资源管理。</w:t>
      </w:r>
    </w:p>
    <w:p w14:paraId="29624D13" w14:textId="77777777" w:rsidR="00963861" w:rsidRDefault="00963861" w:rsidP="00963861">
      <w:pPr>
        <w:spacing w:line="288" w:lineRule="auto"/>
        <w:ind w:firstLine="482"/>
        <w:outlineLvl w:val="2"/>
        <w:rPr>
          <w:rFonts w:ascii="Times New Roman" w:eastAsia="宋体"/>
          <w:b/>
          <w:bCs/>
          <w:sz w:val="24"/>
        </w:rPr>
      </w:pPr>
      <w:bookmarkStart w:id="29" w:name="_Toc27661"/>
      <w:r>
        <w:rPr>
          <w:rFonts w:ascii="Times New Roman" w:eastAsia="宋体" w:hint="eastAsia"/>
          <w:b/>
          <w:bCs/>
          <w:sz w:val="24"/>
        </w:rPr>
        <w:t>1.2.3</w:t>
      </w:r>
      <w:r>
        <w:rPr>
          <w:rFonts w:ascii="Times New Roman" w:eastAsia="宋体" w:hint="eastAsia"/>
          <w:b/>
          <w:bCs/>
          <w:sz w:val="24"/>
        </w:rPr>
        <w:t>编译器技术</w:t>
      </w:r>
      <w:bookmarkEnd w:id="29"/>
    </w:p>
    <w:p w14:paraId="3B33A60C"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在美国、欧洲等地，研究机构和企业大量投资于编译器技术的研究，以实现更高效的编译、更精细的优化和更广泛的平台支持。</w:t>
      </w:r>
    </w:p>
    <w:p w14:paraId="4775F386" w14:textId="77777777" w:rsidR="00963861" w:rsidRDefault="00963861" w:rsidP="00963861">
      <w:pPr>
        <w:spacing w:line="288" w:lineRule="auto"/>
        <w:ind w:firstLine="482"/>
        <w:outlineLvl w:val="2"/>
        <w:rPr>
          <w:rFonts w:ascii="Times New Roman" w:eastAsia="宋体"/>
          <w:b/>
          <w:bCs/>
          <w:sz w:val="24"/>
        </w:rPr>
      </w:pPr>
      <w:bookmarkStart w:id="30" w:name="_Toc26953"/>
      <w:r>
        <w:rPr>
          <w:rFonts w:ascii="Times New Roman" w:eastAsia="宋体" w:hint="eastAsia"/>
          <w:b/>
          <w:bCs/>
          <w:sz w:val="24"/>
        </w:rPr>
        <w:t>1.2.4</w:t>
      </w:r>
      <w:r>
        <w:rPr>
          <w:rFonts w:ascii="Times New Roman" w:eastAsia="宋体" w:hint="eastAsia"/>
          <w:b/>
          <w:bCs/>
          <w:sz w:val="24"/>
        </w:rPr>
        <w:t>机器学习和</w:t>
      </w:r>
      <w:r>
        <w:rPr>
          <w:rFonts w:ascii="Times New Roman" w:eastAsia="宋体" w:hint="eastAsia"/>
          <w:b/>
          <w:bCs/>
          <w:sz w:val="24"/>
        </w:rPr>
        <w:t>AI</w:t>
      </w:r>
      <w:bookmarkEnd w:id="30"/>
    </w:p>
    <w:p w14:paraId="130C3B5E"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机器学习和</w:t>
      </w:r>
      <w:r>
        <w:rPr>
          <w:rFonts w:ascii="Times New Roman" w:eastAsia="宋体" w:hint="eastAsia"/>
          <w:sz w:val="24"/>
        </w:rPr>
        <w:t>AI</w:t>
      </w:r>
      <w:r>
        <w:rPr>
          <w:rFonts w:ascii="Times New Roman" w:eastAsia="宋体" w:hint="eastAsia"/>
          <w:sz w:val="24"/>
        </w:rPr>
        <w:t>在编译器设计中也发挥着越来越重要的作用。通过</w:t>
      </w:r>
      <w:r>
        <w:rPr>
          <w:rFonts w:ascii="Times New Roman" w:eastAsia="宋体" w:hint="eastAsia"/>
          <w:sz w:val="24"/>
        </w:rPr>
        <w:t>AI</w:t>
      </w:r>
      <w:r>
        <w:rPr>
          <w:rFonts w:ascii="Times New Roman" w:eastAsia="宋体" w:hint="eastAsia"/>
          <w:sz w:val="24"/>
        </w:rPr>
        <w:t>技术，编译器能够实现更智能的优化和代码生成。</w:t>
      </w:r>
    </w:p>
    <w:p w14:paraId="574E36E6" w14:textId="77777777" w:rsidR="00963861" w:rsidRDefault="00963861" w:rsidP="00963861">
      <w:pPr>
        <w:spacing w:line="288" w:lineRule="auto"/>
        <w:ind w:firstLine="482"/>
        <w:outlineLvl w:val="2"/>
        <w:rPr>
          <w:rFonts w:ascii="Times New Roman" w:eastAsia="宋体"/>
          <w:b/>
          <w:bCs/>
          <w:sz w:val="24"/>
        </w:rPr>
      </w:pPr>
      <w:bookmarkStart w:id="31" w:name="_Toc16785"/>
      <w:r>
        <w:rPr>
          <w:rFonts w:ascii="Times New Roman" w:eastAsia="宋体" w:hint="eastAsia"/>
          <w:b/>
          <w:bCs/>
          <w:sz w:val="24"/>
        </w:rPr>
        <w:t>1.2.5</w:t>
      </w:r>
      <w:r>
        <w:rPr>
          <w:rFonts w:ascii="Times New Roman" w:eastAsia="宋体" w:hint="eastAsia"/>
          <w:b/>
          <w:bCs/>
          <w:sz w:val="24"/>
        </w:rPr>
        <w:t>跨平台和多语言编译器</w:t>
      </w:r>
      <w:bookmarkEnd w:id="31"/>
    </w:p>
    <w:p w14:paraId="6E9D06C5"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为满足多样化的硬件和软件环境，研究者也在探索跨平台和多语言的编译器设计，以实现代码的高效共享和重用。</w:t>
      </w:r>
    </w:p>
    <w:p w14:paraId="19199F04"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在这样的背景下，</w:t>
      </w:r>
      <w:r>
        <w:rPr>
          <w:rFonts w:ascii="Times New Roman" w:eastAsia="宋体" w:hint="eastAsia"/>
          <w:sz w:val="24"/>
        </w:rPr>
        <w:t>A66</w:t>
      </w:r>
      <w:r>
        <w:rPr>
          <w:rFonts w:ascii="Times New Roman" w:eastAsia="宋体" w:hint="eastAsia"/>
          <w:sz w:val="24"/>
        </w:rPr>
        <w:t>语言结合了</w:t>
      </w:r>
      <w:r>
        <w:rPr>
          <w:rFonts w:ascii="Times New Roman" w:eastAsia="宋体" w:hint="eastAsia"/>
          <w:sz w:val="24"/>
        </w:rPr>
        <w:t>C++</w:t>
      </w:r>
      <w:r>
        <w:rPr>
          <w:rFonts w:ascii="Times New Roman" w:eastAsia="宋体" w:hint="eastAsia"/>
          <w:sz w:val="24"/>
        </w:rPr>
        <w:t>的高性能和</w:t>
      </w:r>
      <w:r>
        <w:rPr>
          <w:rFonts w:ascii="Times New Roman" w:eastAsia="宋体" w:hint="eastAsia"/>
          <w:sz w:val="24"/>
        </w:rPr>
        <w:t>Python</w:t>
      </w:r>
      <w:r>
        <w:rPr>
          <w:rFonts w:ascii="Times New Roman" w:eastAsia="宋体" w:hint="eastAsia"/>
          <w:sz w:val="24"/>
        </w:rPr>
        <w:t>的易用性，试图在两者之间找到一个平衡点。学习国内外的研究成果，同时应用到语言本身，使得</w:t>
      </w:r>
      <w:r>
        <w:rPr>
          <w:rFonts w:ascii="Times New Roman" w:eastAsia="宋体" w:hint="eastAsia"/>
          <w:sz w:val="24"/>
        </w:rPr>
        <w:t>A66</w:t>
      </w:r>
      <w:r>
        <w:rPr>
          <w:rFonts w:ascii="Times New Roman" w:eastAsia="宋体" w:hint="eastAsia"/>
          <w:sz w:val="24"/>
        </w:rPr>
        <w:t>采用对现有编译器如</w:t>
      </w:r>
      <w:r>
        <w:rPr>
          <w:rFonts w:ascii="Times New Roman" w:eastAsia="宋体" w:hint="eastAsia"/>
          <w:sz w:val="24"/>
        </w:rPr>
        <w:t>GCC</w:t>
      </w:r>
      <w:r>
        <w:rPr>
          <w:rFonts w:ascii="Times New Roman" w:eastAsia="宋体" w:hint="eastAsia"/>
          <w:sz w:val="24"/>
        </w:rPr>
        <w:t>和</w:t>
      </w:r>
      <w:r>
        <w:rPr>
          <w:rFonts w:ascii="Times New Roman" w:eastAsia="宋体" w:hint="eastAsia"/>
          <w:sz w:val="24"/>
        </w:rPr>
        <w:t>LLVM</w:t>
      </w:r>
      <w:r>
        <w:rPr>
          <w:rFonts w:ascii="Times New Roman" w:eastAsia="宋体" w:hint="eastAsia"/>
          <w:sz w:val="24"/>
        </w:rPr>
        <w:t>的优化和改进，优化了编译和执行速度，提供了一种可靠的工具。</w:t>
      </w:r>
    </w:p>
    <w:p w14:paraId="06F62237" w14:textId="77777777" w:rsidR="00963861" w:rsidRDefault="00963861" w:rsidP="00963861">
      <w:pPr>
        <w:pStyle w:val="2"/>
        <w:jc w:val="left"/>
        <w:rPr>
          <w:rFonts w:ascii="Times New Roman" w:eastAsia="黑体"/>
          <w:sz w:val="30"/>
        </w:rPr>
      </w:pPr>
      <w:bookmarkStart w:id="32" w:name="_Toc22577"/>
      <w:r>
        <w:rPr>
          <w:rFonts w:ascii="Times New Roman" w:eastAsia="黑体" w:hint="eastAsia"/>
          <w:sz w:val="30"/>
        </w:rPr>
        <w:t>1</w:t>
      </w:r>
      <w:r>
        <w:rPr>
          <w:rFonts w:ascii="Times New Roman" w:eastAsia="黑体"/>
          <w:sz w:val="30"/>
        </w:rPr>
        <w:t xml:space="preserve">.3 </w:t>
      </w:r>
      <w:r>
        <w:rPr>
          <w:rFonts w:ascii="Times New Roman" w:eastAsia="黑体"/>
          <w:sz w:val="30"/>
        </w:rPr>
        <w:t>研究内容</w:t>
      </w:r>
      <w:r>
        <w:rPr>
          <w:rFonts w:ascii="Times New Roman" w:eastAsia="黑体" w:hint="eastAsia"/>
          <w:sz w:val="30"/>
        </w:rPr>
        <w:t>和</w:t>
      </w:r>
      <w:r>
        <w:rPr>
          <w:rFonts w:ascii="Times New Roman" w:eastAsia="黑体"/>
          <w:sz w:val="30"/>
        </w:rPr>
        <w:t>成果</w:t>
      </w:r>
      <w:bookmarkEnd w:id="32"/>
    </w:p>
    <w:p w14:paraId="2B8B4F94"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本课程设计旨在通过开发一门名为</w:t>
      </w:r>
      <w:r>
        <w:rPr>
          <w:rFonts w:ascii="Times New Roman" w:eastAsia="宋体"/>
          <w:sz w:val="24"/>
        </w:rPr>
        <w:t>A66</w:t>
      </w:r>
      <w:r>
        <w:rPr>
          <w:rFonts w:ascii="Times New Roman" w:eastAsia="宋体"/>
          <w:sz w:val="24"/>
        </w:rPr>
        <w:t>的编程语言来探索语言设计、编译器构建和前端开发等方面的高级技术。具体研究</w:t>
      </w:r>
      <w:r>
        <w:rPr>
          <w:rFonts w:ascii="Times New Roman" w:eastAsia="宋体" w:hint="eastAsia"/>
          <w:sz w:val="24"/>
        </w:rPr>
        <w:t>成果包括</w:t>
      </w:r>
      <w:r>
        <w:rPr>
          <w:rFonts w:ascii="Times New Roman" w:eastAsia="宋体"/>
          <w:sz w:val="24"/>
        </w:rPr>
        <w:t>以下几个方面</w:t>
      </w:r>
    </w:p>
    <w:p w14:paraId="1A78B211" w14:textId="77777777" w:rsidR="00963861" w:rsidRDefault="00963861" w:rsidP="00963861">
      <w:pPr>
        <w:spacing w:line="288" w:lineRule="auto"/>
        <w:ind w:firstLine="482"/>
        <w:outlineLvl w:val="2"/>
        <w:rPr>
          <w:rFonts w:ascii="Times New Roman" w:eastAsia="宋体"/>
          <w:b/>
          <w:bCs/>
          <w:sz w:val="24"/>
        </w:rPr>
      </w:pPr>
      <w:bookmarkStart w:id="33" w:name="_Toc18328"/>
      <w:r>
        <w:rPr>
          <w:rFonts w:ascii="Times New Roman" w:eastAsia="宋体" w:hint="eastAsia"/>
          <w:b/>
          <w:bCs/>
          <w:sz w:val="24"/>
        </w:rPr>
        <w:t xml:space="preserve">1.3.1 </w:t>
      </w:r>
      <w:r>
        <w:rPr>
          <w:rFonts w:ascii="Times New Roman" w:eastAsia="宋体"/>
          <w:b/>
          <w:bCs/>
          <w:sz w:val="24"/>
        </w:rPr>
        <w:t>A66</w:t>
      </w:r>
      <w:r>
        <w:rPr>
          <w:rFonts w:ascii="Times New Roman" w:eastAsia="宋体"/>
          <w:b/>
          <w:bCs/>
          <w:sz w:val="24"/>
        </w:rPr>
        <w:t>编程语言</w:t>
      </w:r>
      <w:bookmarkEnd w:id="33"/>
    </w:p>
    <w:p w14:paraId="2353ECBA" w14:textId="77777777" w:rsidR="00963861" w:rsidRDefault="00963861" w:rsidP="00963861">
      <w:pPr>
        <w:spacing w:line="288" w:lineRule="auto"/>
        <w:ind w:firstLine="482"/>
        <w:rPr>
          <w:rFonts w:ascii="Times New Roman" w:eastAsia="宋体"/>
          <w:sz w:val="24"/>
        </w:rPr>
      </w:pPr>
      <w:r>
        <w:rPr>
          <w:rFonts w:ascii="Times New Roman" w:eastAsia="宋体"/>
          <w:sz w:val="24"/>
        </w:rPr>
        <w:t>设计并实现一门名为</w:t>
      </w:r>
      <w:r>
        <w:rPr>
          <w:rFonts w:ascii="Times New Roman" w:eastAsia="宋体"/>
          <w:sz w:val="24"/>
        </w:rPr>
        <w:t>A66</w:t>
      </w:r>
      <w:r>
        <w:rPr>
          <w:rFonts w:ascii="Times New Roman" w:eastAsia="宋体"/>
          <w:sz w:val="24"/>
        </w:rPr>
        <w:t>的编程语言，具有无需声明头文件、动态变量类型、格式不严格等特点，旨在减少开发人员在代码编写和维护过程中的冗余工作。</w:t>
      </w:r>
      <w:r>
        <w:rPr>
          <w:rFonts w:ascii="Times New Roman" w:eastAsia="宋体"/>
          <w:sz w:val="24"/>
        </w:rPr>
        <w:t>A66</w:t>
      </w:r>
      <w:r>
        <w:rPr>
          <w:rFonts w:ascii="Times New Roman" w:eastAsia="宋体"/>
          <w:sz w:val="24"/>
        </w:rPr>
        <w:t>语言将提供丰富的标准库和良好的错误处理机制，以支持各种应用场景。</w:t>
      </w:r>
    </w:p>
    <w:p w14:paraId="65AD5809" w14:textId="77777777" w:rsidR="00963861" w:rsidRDefault="00963861" w:rsidP="00963861">
      <w:pPr>
        <w:spacing w:line="288" w:lineRule="auto"/>
        <w:ind w:firstLine="482"/>
        <w:outlineLvl w:val="2"/>
        <w:rPr>
          <w:rFonts w:ascii="Times New Roman" w:eastAsia="宋体"/>
          <w:b/>
          <w:bCs/>
          <w:sz w:val="24"/>
        </w:rPr>
      </w:pPr>
      <w:bookmarkStart w:id="34" w:name="_Toc27266"/>
      <w:r>
        <w:rPr>
          <w:rFonts w:ascii="Times New Roman" w:eastAsia="宋体" w:hint="eastAsia"/>
          <w:b/>
          <w:bCs/>
          <w:sz w:val="24"/>
        </w:rPr>
        <w:t xml:space="preserve">1.3.2 </w:t>
      </w:r>
      <w:r>
        <w:rPr>
          <w:rFonts w:ascii="Times New Roman" w:eastAsia="宋体" w:hint="eastAsia"/>
          <w:b/>
          <w:bCs/>
          <w:sz w:val="24"/>
        </w:rPr>
        <w:t>编译器和运行时环境</w:t>
      </w:r>
      <w:bookmarkEnd w:id="34"/>
    </w:p>
    <w:p w14:paraId="46174183"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基于</w:t>
      </w:r>
      <w:r>
        <w:rPr>
          <w:rFonts w:ascii="Times New Roman" w:eastAsia="宋体"/>
          <w:sz w:val="24"/>
        </w:rPr>
        <w:t>C++</w:t>
      </w:r>
      <w:r>
        <w:rPr>
          <w:rFonts w:ascii="Times New Roman" w:eastAsia="宋体"/>
          <w:sz w:val="24"/>
        </w:rPr>
        <w:t>和</w:t>
      </w:r>
      <w:r>
        <w:rPr>
          <w:rFonts w:ascii="Times New Roman" w:eastAsia="宋体"/>
          <w:sz w:val="24"/>
        </w:rPr>
        <w:t>LLVM</w:t>
      </w:r>
      <w:r>
        <w:rPr>
          <w:rFonts w:ascii="Times New Roman" w:eastAsia="宋体"/>
          <w:sz w:val="24"/>
        </w:rPr>
        <w:t>框架，构建</w:t>
      </w:r>
      <w:r>
        <w:rPr>
          <w:rFonts w:ascii="Times New Roman" w:eastAsia="宋体"/>
          <w:sz w:val="24"/>
        </w:rPr>
        <w:t>A66</w:t>
      </w:r>
      <w:r>
        <w:rPr>
          <w:rFonts w:ascii="Times New Roman" w:eastAsia="宋体"/>
          <w:sz w:val="24"/>
        </w:rPr>
        <w:t>编译器和运行时环境。该编译器将支持词法分析、语法分析、中间表示设计、代码生成和优化等功能，以提高</w:t>
      </w:r>
      <w:r>
        <w:rPr>
          <w:rFonts w:ascii="Times New Roman" w:eastAsia="宋体"/>
          <w:sz w:val="24"/>
        </w:rPr>
        <w:t>A66</w:t>
      </w:r>
      <w:r>
        <w:rPr>
          <w:rFonts w:ascii="Times New Roman" w:eastAsia="宋体"/>
          <w:sz w:val="24"/>
        </w:rPr>
        <w:t>代码的性能和可维护性。</w:t>
      </w:r>
    </w:p>
    <w:p w14:paraId="05391C2E" w14:textId="77777777" w:rsidR="00963861" w:rsidRDefault="00963861" w:rsidP="00963861">
      <w:pPr>
        <w:spacing w:line="288" w:lineRule="auto"/>
        <w:ind w:firstLine="482"/>
        <w:outlineLvl w:val="2"/>
        <w:rPr>
          <w:rFonts w:ascii="Times New Roman" w:eastAsia="宋体"/>
          <w:b/>
          <w:bCs/>
          <w:sz w:val="24"/>
        </w:rPr>
      </w:pPr>
      <w:bookmarkStart w:id="35" w:name="_Toc19866"/>
      <w:r>
        <w:rPr>
          <w:rFonts w:ascii="Times New Roman" w:eastAsia="宋体" w:hint="eastAsia"/>
          <w:b/>
          <w:bCs/>
          <w:sz w:val="24"/>
        </w:rPr>
        <w:t xml:space="preserve">1.3.3 </w:t>
      </w:r>
      <w:r>
        <w:rPr>
          <w:rFonts w:ascii="Times New Roman" w:eastAsia="宋体" w:hint="eastAsia"/>
          <w:b/>
          <w:bCs/>
          <w:sz w:val="24"/>
        </w:rPr>
        <w:t>前端界面</w:t>
      </w:r>
      <w:bookmarkEnd w:id="35"/>
    </w:p>
    <w:p w14:paraId="7AFABF2A"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使用</w:t>
      </w:r>
      <w:r>
        <w:rPr>
          <w:rFonts w:ascii="Times New Roman" w:eastAsia="宋体"/>
          <w:sz w:val="24"/>
        </w:rPr>
        <w:t>Qt</w:t>
      </w:r>
      <w:r>
        <w:rPr>
          <w:rFonts w:ascii="Times New Roman" w:eastAsia="宋体"/>
          <w:sz w:val="24"/>
        </w:rPr>
        <w:t>框架开发</w:t>
      </w:r>
      <w:r>
        <w:rPr>
          <w:rFonts w:ascii="Times New Roman" w:eastAsia="宋体"/>
          <w:sz w:val="24"/>
        </w:rPr>
        <w:t>A66</w:t>
      </w:r>
      <w:r>
        <w:rPr>
          <w:rFonts w:ascii="Times New Roman" w:eastAsia="宋体"/>
          <w:sz w:val="24"/>
        </w:rPr>
        <w:t>的前端界面，包括代码编辑器、调试工具和交互式控制台等功能。该界面将提供友好的用户交互界面，便于开发人员编写、调试</w:t>
      </w:r>
      <w:r>
        <w:rPr>
          <w:rFonts w:ascii="Times New Roman" w:eastAsia="宋体"/>
          <w:sz w:val="24"/>
        </w:rPr>
        <w:lastRenderedPageBreak/>
        <w:t>和测试</w:t>
      </w:r>
      <w:r>
        <w:rPr>
          <w:rFonts w:ascii="Times New Roman" w:eastAsia="宋体"/>
          <w:sz w:val="24"/>
        </w:rPr>
        <w:t>A66</w:t>
      </w:r>
      <w:r>
        <w:rPr>
          <w:rFonts w:ascii="Times New Roman" w:eastAsia="宋体"/>
          <w:sz w:val="24"/>
        </w:rPr>
        <w:t>代码。</w:t>
      </w:r>
    </w:p>
    <w:p w14:paraId="00849FC7" w14:textId="77777777" w:rsidR="00963861" w:rsidRDefault="00963861" w:rsidP="00963861">
      <w:pPr>
        <w:spacing w:line="288" w:lineRule="auto"/>
        <w:ind w:firstLine="482"/>
        <w:outlineLvl w:val="2"/>
        <w:rPr>
          <w:rFonts w:ascii="Times New Roman" w:eastAsia="宋体"/>
          <w:b/>
          <w:bCs/>
          <w:sz w:val="24"/>
        </w:rPr>
      </w:pPr>
      <w:bookmarkStart w:id="36" w:name="_Toc9024"/>
      <w:r>
        <w:rPr>
          <w:rFonts w:ascii="Times New Roman" w:eastAsia="宋体" w:hint="eastAsia"/>
          <w:b/>
          <w:bCs/>
          <w:sz w:val="24"/>
        </w:rPr>
        <w:t xml:space="preserve">1.3.4 </w:t>
      </w:r>
      <w:r>
        <w:rPr>
          <w:rFonts w:ascii="Times New Roman" w:eastAsia="宋体" w:hint="eastAsia"/>
          <w:b/>
          <w:bCs/>
          <w:sz w:val="24"/>
        </w:rPr>
        <w:t>文档和教育资料</w:t>
      </w:r>
      <w:bookmarkEnd w:id="36"/>
    </w:p>
    <w:p w14:paraId="7AF24FF5"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编写详细的文档，包括用户手册、语言规范、示例代码和教程，以帮助开发人员快速上手使用</w:t>
      </w:r>
      <w:r>
        <w:rPr>
          <w:rFonts w:ascii="Times New Roman" w:eastAsia="宋体"/>
          <w:sz w:val="24"/>
        </w:rPr>
        <w:t>A66</w:t>
      </w:r>
      <w:r>
        <w:rPr>
          <w:rFonts w:ascii="Times New Roman" w:eastAsia="宋体"/>
          <w:sz w:val="24"/>
        </w:rPr>
        <w:t>语言。文档将涵盖</w:t>
      </w:r>
      <w:r>
        <w:rPr>
          <w:rFonts w:ascii="Times New Roman" w:eastAsia="宋体"/>
          <w:sz w:val="24"/>
        </w:rPr>
        <w:t>A66</w:t>
      </w:r>
      <w:r>
        <w:rPr>
          <w:rFonts w:ascii="Times New Roman" w:eastAsia="宋体"/>
          <w:sz w:val="24"/>
        </w:rPr>
        <w:t>语言的语法、语义、标准库和开发工具的使用方法。</w:t>
      </w:r>
    </w:p>
    <w:p w14:paraId="3CF272D3" w14:textId="77777777" w:rsidR="00963861" w:rsidRDefault="00963861" w:rsidP="00963861">
      <w:pPr>
        <w:spacing w:line="288" w:lineRule="auto"/>
        <w:ind w:firstLine="482"/>
        <w:outlineLvl w:val="2"/>
        <w:rPr>
          <w:rFonts w:ascii="Times New Roman" w:eastAsia="宋体"/>
          <w:b/>
          <w:bCs/>
          <w:sz w:val="24"/>
        </w:rPr>
      </w:pPr>
      <w:bookmarkStart w:id="37" w:name="_Toc15923"/>
      <w:r>
        <w:rPr>
          <w:rFonts w:ascii="Times New Roman" w:eastAsia="宋体" w:hint="eastAsia"/>
          <w:b/>
          <w:bCs/>
          <w:sz w:val="24"/>
        </w:rPr>
        <w:t xml:space="preserve">1.3.5 </w:t>
      </w:r>
      <w:r>
        <w:rPr>
          <w:rFonts w:ascii="Times New Roman" w:eastAsia="宋体" w:hint="eastAsia"/>
          <w:b/>
          <w:bCs/>
          <w:sz w:val="24"/>
        </w:rPr>
        <w:t>测试和质量保障</w:t>
      </w:r>
      <w:bookmarkEnd w:id="37"/>
    </w:p>
    <w:p w14:paraId="3C2BE198"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编写单元测试、性能测试和负载测试，确保</w:t>
      </w:r>
      <w:r>
        <w:rPr>
          <w:rFonts w:ascii="Times New Roman" w:eastAsia="宋体"/>
          <w:sz w:val="24"/>
        </w:rPr>
        <w:t>A66</w:t>
      </w:r>
      <w:r>
        <w:rPr>
          <w:rFonts w:ascii="Times New Roman" w:eastAsia="宋体"/>
          <w:sz w:val="24"/>
        </w:rPr>
        <w:t>编译器和运行时环境的正确性、性能和稳定性。使用持续集成工具，实现自动化测试，及时发现和修复问题。</w:t>
      </w:r>
    </w:p>
    <w:p w14:paraId="7A7A4EFE" w14:textId="77777777" w:rsidR="00963861" w:rsidRDefault="00963861" w:rsidP="00963861">
      <w:pPr>
        <w:spacing w:line="288" w:lineRule="auto"/>
        <w:ind w:firstLine="482"/>
        <w:outlineLvl w:val="2"/>
        <w:rPr>
          <w:rFonts w:ascii="Times New Roman" w:eastAsia="宋体"/>
          <w:b/>
          <w:bCs/>
          <w:sz w:val="24"/>
        </w:rPr>
      </w:pPr>
      <w:bookmarkStart w:id="38" w:name="_Toc3995"/>
      <w:r>
        <w:rPr>
          <w:rFonts w:ascii="Times New Roman" w:eastAsia="宋体" w:hint="eastAsia"/>
          <w:b/>
          <w:bCs/>
          <w:sz w:val="24"/>
        </w:rPr>
        <w:t xml:space="preserve">1.3.6 </w:t>
      </w:r>
      <w:r>
        <w:rPr>
          <w:rFonts w:ascii="Times New Roman" w:eastAsia="宋体" w:hint="eastAsia"/>
          <w:b/>
          <w:bCs/>
          <w:sz w:val="24"/>
        </w:rPr>
        <w:t>开发工具和开发环境</w:t>
      </w:r>
      <w:bookmarkEnd w:id="38"/>
    </w:p>
    <w:p w14:paraId="4135711E"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提供</w:t>
      </w:r>
      <w:r>
        <w:rPr>
          <w:rFonts w:ascii="Times New Roman" w:eastAsia="宋体"/>
          <w:sz w:val="24"/>
        </w:rPr>
        <w:t>A66</w:t>
      </w:r>
      <w:r>
        <w:rPr>
          <w:rFonts w:ascii="Times New Roman" w:eastAsia="宋体"/>
          <w:sz w:val="24"/>
        </w:rPr>
        <w:t>的开发工具和开发环境，基于</w:t>
      </w:r>
      <w:r>
        <w:rPr>
          <w:rFonts w:ascii="Times New Roman" w:eastAsia="宋体"/>
          <w:sz w:val="24"/>
        </w:rPr>
        <w:t>Qt</w:t>
      </w:r>
      <w:r>
        <w:rPr>
          <w:rFonts w:ascii="Times New Roman" w:eastAsia="宋体"/>
          <w:sz w:val="24"/>
        </w:rPr>
        <w:t>和</w:t>
      </w:r>
      <w:r>
        <w:rPr>
          <w:rFonts w:ascii="Times New Roman" w:eastAsia="宋体"/>
          <w:sz w:val="24"/>
        </w:rPr>
        <w:t>Visual Studio</w:t>
      </w:r>
      <w:r>
        <w:rPr>
          <w:rFonts w:ascii="Times New Roman" w:eastAsia="宋体"/>
          <w:sz w:val="24"/>
        </w:rPr>
        <w:t>，方便开发人员进行代码编写、调试和测试。</w:t>
      </w:r>
    </w:p>
    <w:p w14:paraId="3A4155B4" w14:textId="77777777" w:rsidR="00963861" w:rsidRDefault="00963861" w:rsidP="00963861">
      <w:pPr>
        <w:spacing w:line="288" w:lineRule="auto"/>
        <w:ind w:firstLine="482"/>
        <w:rPr>
          <w:rFonts w:ascii="Times New Roman" w:eastAsia="宋体"/>
          <w:sz w:val="24"/>
        </w:rPr>
      </w:pPr>
      <w:r>
        <w:rPr>
          <w:rFonts w:ascii="Times New Roman" w:eastAsia="宋体"/>
          <w:sz w:val="24"/>
        </w:rPr>
        <w:t>通过本课程设计的研究和实践，我们深入理解了编程语言设计、编译器构建和前端开发等领域的高级技术，并成功开发了</w:t>
      </w:r>
      <w:r>
        <w:rPr>
          <w:rFonts w:ascii="Times New Roman" w:eastAsia="宋体"/>
          <w:sz w:val="24"/>
        </w:rPr>
        <w:t>A66</w:t>
      </w:r>
      <w:r>
        <w:rPr>
          <w:rFonts w:ascii="Times New Roman" w:eastAsia="宋体"/>
          <w:sz w:val="24"/>
        </w:rPr>
        <w:t>编程语言和相应的编译器。这些成果对于提高开发人员的编码效率、优化代码性能以及推动编程语言和编译器技术的发展具有重要意义。</w:t>
      </w:r>
    </w:p>
    <w:p w14:paraId="7781B101" w14:textId="77777777" w:rsidR="00963861" w:rsidRDefault="00963861" w:rsidP="00963861">
      <w:pPr>
        <w:pStyle w:val="2"/>
        <w:jc w:val="left"/>
        <w:rPr>
          <w:rFonts w:ascii="Times New Roman" w:eastAsia="黑体"/>
          <w:sz w:val="30"/>
        </w:rPr>
      </w:pPr>
      <w:bookmarkStart w:id="39" w:name="_Toc4813"/>
      <w:r>
        <w:rPr>
          <w:rFonts w:ascii="Times New Roman" w:eastAsia="黑体" w:hint="eastAsia"/>
          <w:sz w:val="30"/>
        </w:rPr>
        <w:t>1</w:t>
      </w:r>
      <w:r>
        <w:rPr>
          <w:rFonts w:ascii="Times New Roman" w:eastAsia="黑体"/>
          <w:sz w:val="30"/>
        </w:rPr>
        <w:t xml:space="preserve">.4 </w:t>
      </w:r>
      <w:r>
        <w:rPr>
          <w:rFonts w:ascii="Times New Roman" w:eastAsia="黑体" w:hint="eastAsia"/>
          <w:sz w:val="30"/>
        </w:rPr>
        <w:t>论文组织结构</w:t>
      </w:r>
      <w:bookmarkEnd w:id="39"/>
    </w:p>
    <w:p w14:paraId="457072AB" w14:textId="77777777" w:rsidR="00963861" w:rsidRDefault="00963861" w:rsidP="00963861">
      <w:pPr>
        <w:widowControl/>
        <w:spacing w:line="288" w:lineRule="auto"/>
        <w:ind w:firstLine="482"/>
        <w:rPr>
          <w:rFonts w:ascii="Times New Roman" w:eastAsia="宋体"/>
          <w:sz w:val="24"/>
        </w:rPr>
      </w:pPr>
      <w:r>
        <w:rPr>
          <w:rFonts w:ascii="Times New Roman" w:eastAsia="宋体" w:hint="eastAsia"/>
          <w:sz w:val="24"/>
        </w:rPr>
        <w:t>第一部分为前言，介绍了本研究的动机、意义、国内外研究综述、研究内容和成果以及论文组织结构。</w:t>
      </w:r>
    </w:p>
    <w:p w14:paraId="05EBD4FA" w14:textId="77777777" w:rsidR="00963861" w:rsidRDefault="00963861" w:rsidP="00963861">
      <w:pPr>
        <w:widowControl/>
        <w:spacing w:line="288" w:lineRule="auto"/>
        <w:ind w:firstLine="482"/>
        <w:rPr>
          <w:rFonts w:ascii="Times New Roman" w:eastAsia="宋体"/>
          <w:sz w:val="24"/>
        </w:rPr>
      </w:pPr>
      <w:r>
        <w:rPr>
          <w:rFonts w:ascii="Times New Roman" w:eastAsia="宋体" w:hint="eastAsia"/>
          <w:sz w:val="24"/>
        </w:rPr>
        <w:t>第二部分为论文综述，主要介绍了编程语言和语言设计的相关概念、自建语言的研究现状和应用领域以及相关工作的综述和分析。</w:t>
      </w:r>
    </w:p>
    <w:p w14:paraId="43563FE8" w14:textId="77777777" w:rsidR="00963861" w:rsidRDefault="00963861" w:rsidP="00963861">
      <w:pPr>
        <w:widowControl/>
        <w:spacing w:line="288" w:lineRule="auto"/>
        <w:ind w:firstLine="482"/>
        <w:rPr>
          <w:rFonts w:ascii="Times New Roman" w:eastAsia="宋体"/>
          <w:sz w:val="24"/>
        </w:rPr>
      </w:pPr>
      <w:r>
        <w:rPr>
          <w:rFonts w:ascii="Times New Roman" w:eastAsia="宋体" w:hint="eastAsia"/>
          <w:sz w:val="24"/>
        </w:rPr>
        <w:t>第三部分为系统分析，主要进行需求分析、可行性分析以及其他分析。</w:t>
      </w:r>
    </w:p>
    <w:p w14:paraId="5EDE6CE3" w14:textId="77777777" w:rsidR="00963861" w:rsidRDefault="00963861" w:rsidP="00963861">
      <w:pPr>
        <w:widowControl/>
        <w:spacing w:line="288" w:lineRule="auto"/>
        <w:ind w:firstLine="482"/>
        <w:rPr>
          <w:rFonts w:ascii="Times New Roman" w:eastAsia="宋体"/>
          <w:sz w:val="24"/>
        </w:rPr>
      </w:pPr>
      <w:r>
        <w:rPr>
          <w:rFonts w:ascii="Times New Roman" w:eastAsia="宋体" w:hint="eastAsia"/>
          <w:sz w:val="24"/>
        </w:rPr>
        <w:t>第四部分为系统设计，主要介绍了</w:t>
      </w:r>
      <w:r>
        <w:rPr>
          <w:rFonts w:ascii="Times New Roman" w:eastAsia="宋体"/>
          <w:sz w:val="24"/>
        </w:rPr>
        <w:t>A66</w:t>
      </w:r>
      <w:r>
        <w:rPr>
          <w:rFonts w:ascii="Times New Roman" w:eastAsia="宋体"/>
          <w:sz w:val="24"/>
        </w:rPr>
        <w:t>语言的语法规范和语义定义、编译器架构和实现、运行时环境和库设计与实现以及前端界面设计。</w:t>
      </w:r>
    </w:p>
    <w:p w14:paraId="160436DB" w14:textId="77777777" w:rsidR="00963861" w:rsidRDefault="00963861" w:rsidP="00963861">
      <w:pPr>
        <w:widowControl/>
        <w:spacing w:line="288" w:lineRule="auto"/>
        <w:ind w:firstLine="482"/>
        <w:rPr>
          <w:rFonts w:ascii="Times New Roman" w:eastAsia="宋体"/>
          <w:sz w:val="24"/>
        </w:rPr>
      </w:pPr>
      <w:r>
        <w:rPr>
          <w:rFonts w:ascii="Times New Roman" w:eastAsia="宋体" w:hint="eastAsia"/>
          <w:sz w:val="24"/>
        </w:rPr>
        <w:t>第五部分为语言特性与实现，主要介绍了</w:t>
      </w:r>
      <w:r>
        <w:rPr>
          <w:rFonts w:ascii="Times New Roman" w:eastAsia="宋体"/>
          <w:sz w:val="24"/>
        </w:rPr>
        <w:t>A66</w:t>
      </w:r>
      <w:r>
        <w:rPr>
          <w:rFonts w:ascii="Times New Roman" w:eastAsia="宋体"/>
          <w:sz w:val="24"/>
        </w:rPr>
        <w:t>语言特性与规范、编译器前端实现、中间表示与代码生成以及后端实现。</w:t>
      </w:r>
    </w:p>
    <w:p w14:paraId="3AB922BC" w14:textId="77777777" w:rsidR="00963861" w:rsidRDefault="00963861" w:rsidP="00963861">
      <w:pPr>
        <w:widowControl/>
        <w:spacing w:line="288" w:lineRule="auto"/>
        <w:ind w:firstLine="482"/>
        <w:rPr>
          <w:rFonts w:ascii="Times New Roman" w:eastAsia="宋体"/>
          <w:sz w:val="24"/>
        </w:rPr>
      </w:pPr>
      <w:r>
        <w:rPr>
          <w:rFonts w:ascii="Times New Roman" w:eastAsia="宋体" w:hint="eastAsia"/>
          <w:sz w:val="24"/>
        </w:rPr>
        <w:t>第六部分为测试与评估，主要进行功能测试、性能测试以及与现有编译器比较。</w:t>
      </w:r>
    </w:p>
    <w:p w14:paraId="6B766275" w14:textId="77777777" w:rsidR="00963861" w:rsidRDefault="00963861" w:rsidP="00963861">
      <w:pPr>
        <w:widowControl/>
        <w:spacing w:line="288" w:lineRule="auto"/>
        <w:ind w:firstLine="482"/>
        <w:rPr>
          <w:rFonts w:ascii="Times New Roman" w:eastAsia="宋体"/>
          <w:sz w:val="24"/>
        </w:rPr>
      </w:pPr>
      <w:r>
        <w:rPr>
          <w:rFonts w:ascii="Times New Roman" w:eastAsia="宋体" w:hint="eastAsia"/>
          <w:sz w:val="24"/>
        </w:rPr>
        <w:t>第七部分为应用与案例分析，主要介绍了使用</w:t>
      </w:r>
      <w:r>
        <w:rPr>
          <w:rFonts w:ascii="Times New Roman" w:eastAsia="宋体"/>
          <w:sz w:val="24"/>
        </w:rPr>
        <w:t>A66</w:t>
      </w:r>
      <w:r>
        <w:rPr>
          <w:rFonts w:ascii="Times New Roman" w:eastAsia="宋体"/>
          <w:sz w:val="24"/>
        </w:rPr>
        <w:t>语言开发应用案例以及</w:t>
      </w:r>
      <w:r>
        <w:rPr>
          <w:rFonts w:ascii="Times New Roman" w:eastAsia="宋体"/>
          <w:sz w:val="24"/>
        </w:rPr>
        <w:t>A66</w:t>
      </w:r>
      <w:r>
        <w:rPr>
          <w:rFonts w:ascii="Times New Roman" w:eastAsia="宋体"/>
          <w:sz w:val="24"/>
        </w:rPr>
        <w:t>在特定领域优势与适用性。</w:t>
      </w:r>
    </w:p>
    <w:p w14:paraId="37AC0C61" w14:textId="77777777" w:rsidR="00963861" w:rsidRDefault="00963861" w:rsidP="00963861">
      <w:pPr>
        <w:widowControl/>
        <w:spacing w:line="288" w:lineRule="auto"/>
        <w:ind w:firstLine="482"/>
        <w:rPr>
          <w:rFonts w:ascii="Times New Roman" w:eastAsia="宋体"/>
          <w:sz w:val="24"/>
        </w:rPr>
      </w:pPr>
      <w:r>
        <w:rPr>
          <w:rFonts w:ascii="Times New Roman" w:eastAsia="宋体" w:hint="eastAsia"/>
          <w:sz w:val="24"/>
        </w:rPr>
        <w:t>第八部分为结论与展望，主要总结了本研究成果与贡献，并提出了</w:t>
      </w:r>
      <w:r>
        <w:rPr>
          <w:rFonts w:ascii="Times New Roman" w:eastAsia="宋体"/>
          <w:sz w:val="24"/>
        </w:rPr>
        <w:t>A66</w:t>
      </w:r>
      <w:r>
        <w:rPr>
          <w:rFonts w:ascii="Times New Roman" w:eastAsia="宋体"/>
          <w:sz w:val="24"/>
        </w:rPr>
        <w:t>未来发展方向与潜力。</w:t>
      </w:r>
    </w:p>
    <w:p w14:paraId="5E63B20A" w14:textId="77777777" w:rsidR="00963861" w:rsidRDefault="00963861" w:rsidP="00963861">
      <w:pPr>
        <w:pStyle w:val="1"/>
        <w:jc w:val="center"/>
        <w:rPr>
          <w:rFonts w:ascii="Times New Roman" w:eastAsia="黑体"/>
          <w:sz w:val="36"/>
        </w:rPr>
      </w:pPr>
      <w:bookmarkStart w:id="40" w:name="_Toc18535"/>
      <w:r>
        <w:rPr>
          <w:rFonts w:ascii="Times New Roman" w:eastAsia="黑体" w:hint="eastAsia"/>
          <w:sz w:val="36"/>
        </w:rPr>
        <w:lastRenderedPageBreak/>
        <w:t>第</w:t>
      </w:r>
      <w:r>
        <w:rPr>
          <w:rFonts w:ascii="Times New Roman" w:eastAsia="黑体" w:hint="eastAsia"/>
          <w:sz w:val="36"/>
        </w:rPr>
        <w:t>2</w:t>
      </w:r>
      <w:r>
        <w:rPr>
          <w:rFonts w:ascii="Times New Roman" w:eastAsia="黑体" w:hint="eastAsia"/>
          <w:sz w:val="36"/>
        </w:rPr>
        <w:t>章</w:t>
      </w:r>
      <w:r>
        <w:rPr>
          <w:rFonts w:ascii="Times New Roman" w:eastAsia="黑体"/>
          <w:sz w:val="36"/>
        </w:rPr>
        <w:t xml:space="preserve"> </w:t>
      </w:r>
      <w:r>
        <w:rPr>
          <w:rFonts w:ascii="Times New Roman" w:eastAsia="黑体" w:hint="eastAsia"/>
          <w:sz w:val="36"/>
        </w:rPr>
        <w:t>论文</w:t>
      </w:r>
      <w:r>
        <w:rPr>
          <w:rFonts w:ascii="Times New Roman" w:eastAsia="黑体"/>
          <w:sz w:val="36"/>
        </w:rPr>
        <w:t>综述</w:t>
      </w:r>
      <w:bookmarkEnd w:id="40"/>
    </w:p>
    <w:p w14:paraId="31B20A71" w14:textId="77777777" w:rsidR="00963861" w:rsidRDefault="00963861" w:rsidP="00963861">
      <w:pPr>
        <w:pStyle w:val="2"/>
        <w:jc w:val="left"/>
        <w:rPr>
          <w:rFonts w:ascii="Times New Roman" w:eastAsia="黑体"/>
          <w:sz w:val="30"/>
        </w:rPr>
      </w:pPr>
      <w:bookmarkStart w:id="41" w:name="_Toc14775"/>
      <w:r>
        <w:rPr>
          <w:rFonts w:ascii="Times New Roman" w:eastAsia="黑体"/>
          <w:sz w:val="30"/>
        </w:rPr>
        <w:t>2.1</w:t>
      </w:r>
      <w:r>
        <w:rPr>
          <w:rFonts w:ascii="Times New Roman" w:eastAsia="黑体" w:hint="eastAsia"/>
          <w:sz w:val="30"/>
        </w:rPr>
        <w:t xml:space="preserve"> </w:t>
      </w:r>
      <w:r>
        <w:rPr>
          <w:rFonts w:ascii="Times New Roman" w:eastAsia="黑体"/>
          <w:sz w:val="30"/>
        </w:rPr>
        <w:t>编程语言和语言设计的相关概念</w:t>
      </w:r>
      <w:bookmarkEnd w:id="41"/>
    </w:p>
    <w:p w14:paraId="16475E9B"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编程语言是一种用于编写计算机程序的形式语言。它定义了一组规则和结构，用于描述计算机程序的语法和语义。编程语言可以分为低级语言和高级语言。</w:t>
      </w:r>
    </w:p>
    <w:p w14:paraId="4B0513B6"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低级语言是与计算机硬件直接交互的语言。它们通常使用机器指令或汇编语言来编写程序。低级语言具有良好的性能和对硬件的直接访问能力，但编写和理解低级语言程序相对困难。</w:t>
      </w:r>
    </w:p>
    <w:p w14:paraId="1CD1F7D3"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高级语言是相对于低级语言而言的。它们提供了更高级别的抽象，使程序员能够更容易地编写和理解程序。高级语言通常提供了更丰富的语法和语义，以及各种高级功能和库。</w:t>
      </w:r>
    </w:p>
    <w:p w14:paraId="3E1D10CD"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语言设计是指设计一种新的编程语言或对现有编程语言进行扩展和改进的过程。语言设计涉及到语法规范、语义规范、类型系统、控制流、数据结构等方面的决策和设计。</w:t>
      </w:r>
    </w:p>
    <w:p w14:paraId="7C1A5652"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在语言设计中，需要考虑以下几个方面。</w:t>
      </w:r>
    </w:p>
    <w:p w14:paraId="196E7D6E" w14:textId="77777777" w:rsidR="00963861" w:rsidRDefault="00963861" w:rsidP="00963861">
      <w:pPr>
        <w:spacing w:line="288" w:lineRule="auto"/>
        <w:ind w:firstLine="482"/>
        <w:outlineLvl w:val="2"/>
        <w:rPr>
          <w:rFonts w:ascii="Times New Roman" w:eastAsia="宋体"/>
          <w:b/>
          <w:bCs/>
          <w:sz w:val="24"/>
        </w:rPr>
      </w:pPr>
      <w:bookmarkStart w:id="42" w:name="_Toc90"/>
      <w:r>
        <w:rPr>
          <w:rFonts w:ascii="Times New Roman" w:eastAsia="宋体" w:hint="eastAsia"/>
          <w:b/>
          <w:bCs/>
          <w:sz w:val="24"/>
        </w:rPr>
        <w:t>2.1.1</w:t>
      </w:r>
      <w:r>
        <w:rPr>
          <w:rFonts w:ascii="Times New Roman" w:eastAsia="宋体"/>
          <w:b/>
          <w:bCs/>
          <w:sz w:val="24"/>
        </w:rPr>
        <w:t>语法规范</w:t>
      </w:r>
      <w:bookmarkEnd w:id="42"/>
    </w:p>
    <w:p w14:paraId="3ECE9F55" w14:textId="77777777" w:rsidR="00963861" w:rsidRDefault="00963861" w:rsidP="00963861">
      <w:pPr>
        <w:spacing w:line="288" w:lineRule="auto"/>
        <w:ind w:firstLine="482"/>
        <w:rPr>
          <w:rFonts w:ascii="Times New Roman" w:eastAsia="宋体"/>
          <w:sz w:val="24"/>
        </w:rPr>
      </w:pPr>
      <w:r>
        <w:rPr>
          <w:rFonts w:ascii="Times New Roman" w:eastAsia="宋体"/>
          <w:sz w:val="24"/>
        </w:rPr>
        <w:t>定义语言的语法结构，包括关键字、运算符、表达式、语句等。</w:t>
      </w:r>
    </w:p>
    <w:p w14:paraId="17C34677" w14:textId="77777777" w:rsidR="00963861" w:rsidRDefault="00963861" w:rsidP="00963861">
      <w:pPr>
        <w:spacing w:line="288" w:lineRule="auto"/>
        <w:ind w:firstLine="482"/>
        <w:outlineLvl w:val="2"/>
        <w:rPr>
          <w:rFonts w:ascii="Times New Roman" w:eastAsia="宋体"/>
          <w:b/>
          <w:bCs/>
          <w:sz w:val="24"/>
        </w:rPr>
      </w:pPr>
      <w:bookmarkStart w:id="43" w:name="_Toc10732"/>
      <w:r>
        <w:rPr>
          <w:rFonts w:ascii="Times New Roman" w:eastAsia="宋体" w:hint="eastAsia"/>
          <w:b/>
          <w:bCs/>
          <w:sz w:val="24"/>
        </w:rPr>
        <w:t xml:space="preserve">2.1.2 </w:t>
      </w:r>
      <w:r>
        <w:rPr>
          <w:rFonts w:ascii="Times New Roman" w:eastAsia="宋体" w:hint="eastAsia"/>
          <w:b/>
          <w:bCs/>
          <w:sz w:val="24"/>
        </w:rPr>
        <w:t>语义规范</w:t>
      </w:r>
      <w:bookmarkEnd w:id="43"/>
    </w:p>
    <w:p w14:paraId="3972FAC1" w14:textId="77777777" w:rsidR="00963861" w:rsidRDefault="00963861" w:rsidP="00963861">
      <w:pPr>
        <w:spacing w:line="288" w:lineRule="auto"/>
        <w:ind w:firstLine="482"/>
        <w:rPr>
          <w:rFonts w:ascii="Times New Roman" w:eastAsia="宋体"/>
          <w:sz w:val="24"/>
        </w:rPr>
      </w:pPr>
      <w:r>
        <w:rPr>
          <w:rFonts w:ascii="Times New Roman" w:eastAsia="宋体"/>
          <w:sz w:val="24"/>
        </w:rPr>
        <w:t>定义语言的语义，即程序的含义和行为。语义规范可以通过形式化的语义定义、操作语义、语义规则等方式来描述</w:t>
      </w:r>
      <w:r>
        <w:rPr>
          <w:rFonts w:ascii="Times New Roman" w:eastAsia="宋体"/>
          <w:sz w:val="24"/>
        </w:rPr>
        <w:fldChar w:fldCharType="begin"/>
      </w:r>
      <w:r>
        <w:rPr>
          <w:rFonts w:ascii="Times New Roman" w:eastAsia="宋体"/>
          <w:sz w:val="24"/>
        </w:rPr>
        <w:instrText xml:space="preserve"> REF _Ref147952716 \r \h </w:instrText>
      </w:r>
      <w:r>
        <w:rPr>
          <w:rFonts w:ascii="Times New Roman" w:eastAsia="宋体"/>
          <w:sz w:val="24"/>
        </w:rPr>
      </w:r>
      <w:r>
        <w:rPr>
          <w:rFonts w:ascii="Times New Roman" w:eastAsia="宋体"/>
          <w:sz w:val="24"/>
        </w:rPr>
        <w:fldChar w:fldCharType="separate"/>
      </w:r>
      <w:r>
        <w:rPr>
          <w:rFonts w:ascii="Times New Roman" w:eastAsia="宋体"/>
          <w:sz w:val="24"/>
        </w:rPr>
        <w:t>[10]</w:t>
      </w:r>
      <w:r>
        <w:rPr>
          <w:rFonts w:ascii="Times New Roman" w:eastAsia="宋体"/>
          <w:sz w:val="24"/>
        </w:rPr>
        <w:fldChar w:fldCharType="end"/>
      </w:r>
      <w:r>
        <w:rPr>
          <w:rFonts w:ascii="Times New Roman" w:eastAsia="宋体"/>
          <w:sz w:val="24"/>
        </w:rPr>
        <w:t>。</w:t>
      </w:r>
    </w:p>
    <w:p w14:paraId="0B0A8872" w14:textId="77777777" w:rsidR="00963861" w:rsidRDefault="00963861" w:rsidP="00963861">
      <w:pPr>
        <w:spacing w:line="288" w:lineRule="auto"/>
        <w:ind w:firstLine="482"/>
        <w:outlineLvl w:val="2"/>
        <w:rPr>
          <w:rFonts w:ascii="Times New Roman" w:eastAsia="宋体"/>
          <w:b/>
          <w:bCs/>
          <w:sz w:val="24"/>
        </w:rPr>
      </w:pPr>
      <w:bookmarkStart w:id="44" w:name="_Toc3380"/>
      <w:r>
        <w:rPr>
          <w:rFonts w:ascii="Times New Roman" w:eastAsia="宋体" w:hint="eastAsia"/>
          <w:b/>
          <w:bCs/>
          <w:sz w:val="24"/>
        </w:rPr>
        <w:t xml:space="preserve">2.1.3 </w:t>
      </w:r>
      <w:r>
        <w:rPr>
          <w:rFonts w:ascii="Times New Roman" w:eastAsia="宋体" w:hint="eastAsia"/>
          <w:b/>
          <w:bCs/>
          <w:sz w:val="24"/>
        </w:rPr>
        <w:t>类型系统</w:t>
      </w:r>
      <w:bookmarkEnd w:id="44"/>
    </w:p>
    <w:p w14:paraId="2E213816" w14:textId="77777777" w:rsidR="00963861" w:rsidRDefault="00963861" w:rsidP="00963861">
      <w:pPr>
        <w:spacing w:line="288" w:lineRule="auto"/>
        <w:ind w:firstLine="482"/>
        <w:rPr>
          <w:rFonts w:ascii="Times New Roman" w:eastAsia="宋体"/>
          <w:sz w:val="24"/>
        </w:rPr>
      </w:pPr>
      <w:r>
        <w:rPr>
          <w:rFonts w:ascii="Times New Roman" w:eastAsia="宋体"/>
          <w:sz w:val="24"/>
        </w:rPr>
        <w:t>定义语言中的数据类型和类型检查规则。类型系统可以帮助程序员在编译时发现类型错误，提高程序的可靠性和安全性。</w:t>
      </w:r>
    </w:p>
    <w:p w14:paraId="4B716016" w14:textId="77777777" w:rsidR="00963861" w:rsidRDefault="00963861" w:rsidP="00963861">
      <w:pPr>
        <w:spacing w:line="288" w:lineRule="auto"/>
        <w:ind w:firstLine="482"/>
        <w:outlineLvl w:val="2"/>
        <w:rPr>
          <w:rFonts w:ascii="Times New Roman" w:eastAsia="宋体"/>
          <w:b/>
          <w:bCs/>
          <w:sz w:val="24"/>
        </w:rPr>
      </w:pPr>
      <w:bookmarkStart w:id="45" w:name="_Toc31252"/>
      <w:r>
        <w:rPr>
          <w:rFonts w:ascii="Times New Roman" w:eastAsia="宋体" w:hint="eastAsia"/>
          <w:b/>
          <w:bCs/>
          <w:sz w:val="24"/>
        </w:rPr>
        <w:t xml:space="preserve">2.1.4 </w:t>
      </w:r>
      <w:r>
        <w:rPr>
          <w:rFonts w:ascii="Times New Roman" w:eastAsia="宋体" w:hint="eastAsia"/>
          <w:b/>
          <w:bCs/>
          <w:sz w:val="24"/>
        </w:rPr>
        <w:t>控制流</w:t>
      </w:r>
      <w:bookmarkEnd w:id="45"/>
    </w:p>
    <w:p w14:paraId="577FF964" w14:textId="77777777" w:rsidR="00963861" w:rsidRDefault="00963861" w:rsidP="00963861">
      <w:pPr>
        <w:spacing w:line="288" w:lineRule="auto"/>
        <w:ind w:firstLine="482"/>
        <w:rPr>
          <w:rFonts w:ascii="Times New Roman" w:eastAsia="宋体"/>
          <w:sz w:val="24"/>
        </w:rPr>
      </w:pPr>
      <w:r>
        <w:rPr>
          <w:rFonts w:ascii="Times New Roman" w:eastAsia="宋体"/>
          <w:sz w:val="24"/>
        </w:rPr>
        <w:t>定义程序的执行流程，包括顺序执行、条件分支、循环等。</w:t>
      </w:r>
    </w:p>
    <w:p w14:paraId="638F6384" w14:textId="77777777" w:rsidR="00963861" w:rsidRDefault="00963861" w:rsidP="00963861">
      <w:pPr>
        <w:spacing w:line="288" w:lineRule="auto"/>
        <w:ind w:firstLine="482"/>
        <w:outlineLvl w:val="2"/>
        <w:rPr>
          <w:rFonts w:ascii="Times New Roman" w:eastAsia="宋体"/>
          <w:b/>
          <w:bCs/>
          <w:sz w:val="24"/>
        </w:rPr>
      </w:pPr>
      <w:bookmarkStart w:id="46" w:name="_Toc2881"/>
      <w:r>
        <w:rPr>
          <w:rFonts w:ascii="Times New Roman" w:eastAsia="宋体" w:hint="eastAsia"/>
          <w:b/>
          <w:bCs/>
          <w:sz w:val="24"/>
        </w:rPr>
        <w:t xml:space="preserve">2.1.5 </w:t>
      </w:r>
      <w:r>
        <w:rPr>
          <w:rFonts w:ascii="Times New Roman" w:eastAsia="宋体" w:hint="eastAsia"/>
          <w:b/>
          <w:bCs/>
          <w:sz w:val="24"/>
        </w:rPr>
        <w:t>数据结构</w:t>
      </w:r>
      <w:bookmarkEnd w:id="46"/>
    </w:p>
    <w:p w14:paraId="0EE9B844" w14:textId="77777777" w:rsidR="00963861" w:rsidRDefault="00963861" w:rsidP="00963861">
      <w:pPr>
        <w:spacing w:line="288" w:lineRule="auto"/>
        <w:ind w:firstLine="482"/>
        <w:rPr>
          <w:rFonts w:ascii="Times New Roman" w:eastAsia="宋体"/>
          <w:sz w:val="24"/>
        </w:rPr>
      </w:pPr>
      <w:r>
        <w:rPr>
          <w:rFonts w:ascii="Times New Roman" w:eastAsia="宋体"/>
          <w:sz w:val="24"/>
        </w:rPr>
        <w:t>定义语言中的数据结构和数据操作方式，如数组、列表、字典等。</w:t>
      </w:r>
    </w:p>
    <w:p w14:paraId="374EBF1A"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语言设计的目标是提供一种易于理解、易于使用、高效和可扩展的编程语言，以满足程序员的需求，并促进软件开发的效率和质量。</w:t>
      </w:r>
    </w:p>
    <w:p w14:paraId="63061D56" w14:textId="77777777" w:rsidR="00963861" w:rsidRDefault="00963861" w:rsidP="00963861">
      <w:pPr>
        <w:spacing w:line="288" w:lineRule="auto"/>
        <w:ind w:firstLine="482"/>
        <w:outlineLvl w:val="2"/>
        <w:rPr>
          <w:rFonts w:ascii="Times New Roman" w:eastAsia="宋体"/>
          <w:b/>
          <w:bCs/>
          <w:sz w:val="24"/>
        </w:rPr>
      </w:pPr>
      <w:bookmarkStart w:id="47" w:name="_Toc15490"/>
      <w:r>
        <w:rPr>
          <w:rFonts w:ascii="Times New Roman" w:eastAsia="宋体" w:hint="eastAsia"/>
          <w:b/>
          <w:bCs/>
          <w:sz w:val="24"/>
        </w:rPr>
        <w:t>2.1.6</w:t>
      </w:r>
      <w:r>
        <w:rPr>
          <w:rFonts w:ascii="Times New Roman" w:eastAsia="宋体" w:hint="eastAsia"/>
          <w:b/>
          <w:bCs/>
          <w:sz w:val="24"/>
        </w:rPr>
        <w:t>形式化语法表示方法</w:t>
      </w:r>
      <w:bookmarkEnd w:id="47"/>
    </w:p>
    <w:p w14:paraId="7CA064B9"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形式化语法表示方法是一种用于描述语言语法规则的形式化工具或技术。它提供了一种精确、结构化和规范化的方式来定义一门语言的语法结构和语法规则。</w:t>
      </w:r>
    </w:p>
    <w:p w14:paraId="30451068"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形式化语法表示方法通常使用形式化语言或形式化文法来描述语法规则。</w:t>
      </w:r>
      <w:r>
        <w:rPr>
          <w:rFonts w:ascii="Times New Roman" w:eastAsia="宋体" w:hint="eastAsia"/>
          <w:sz w:val="24"/>
        </w:rPr>
        <w:lastRenderedPageBreak/>
        <w:t>这些方法可以帮助我们清晰地定义语言的语法结构，以便编译器、解释器或其他语言处理工具能够正确地解析和处理语言的源代码。</w:t>
      </w:r>
    </w:p>
    <w:p w14:paraId="649341B7"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常见的形式化语法表示方法包括：</w:t>
      </w:r>
    </w:p>
    <w:p w14:paraId="004D04D1"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1</w:t>
      </w:r>
      <w:r>
        <w:rPr>
          <w:rFonts w:ascii="Times New Roman" w:eastAsia="宋体" w:hint="eastAsia"/>
          <w:sz w:val="24"/>
        </w:rPr>
        <w:t>、</w:t>
      </w:r>
      <w:r>
        <w:rPr>
          <w:rFonts w:ascii="Times New Roman" w:eastAsia="宋体"/>
          <w:sz w:val="24"/>
        </w:rPr>
        <w:t>巴克斯</w:t>
      </w:r>
      <w:r>
        <w:rPr>
          <w:rFonts w:ascii="Times New Roman" w:eastAsia="宋体"/>
          <w:sz w:val="24"/>
        </w:rPr>
        <w:t>-</w:t>
      </w:r>
      <w:r>
        <w:rPr>
          <w:rFonts w:ascii="Times New Roman" w:eastAsia="宋体"/>
          <w:sz w:val="24"/>
        </w:rPr>
        <w:t>诺尔范式（</w:t>
      </w:r>
      <w:r>
        <w:rPr>
          <w:rFonts w:ascii="Times New Roman" w:eastAsia="宋体"/>
          <w:sz w:val="24"/>
        </w:rPr>
        <w:t>BNF</w:t>
      </w:r>
      <w:r>
        <w:rPr>
          <w:rFonts w:ascii="Times New Roman" w:eastAsia="宋体"/>
          <w:sz w:val="24"/>
        </w:rPr>
        <w:t>）：</w:t>
      </w:r>
      <w:r>
        <w:rPr>
          <w:rFonts w:ascii="Times New Roman" w:eastAsia="宋体"/>
          <w:sz w:val="24"/>
        </w:rPr>
        <w:t>BNF</w:t>
      </w:r>
      <w:r>
        <w:rPr>
          <w:rFonts w:ascii="Times New Roman" w:eastAsia="宋体"/>
          <w:sz w:val="24"/>
        </w:rPr>
        <w:t>是一种用于描述上下文无关文法的元语言。它使用产生式（</w:t>
      </w:r>
      <w:r>
        <w:rPr>
          <w:rFonts w:ascii="Times New Roman" w:eastAsia="宋体"/>
          <w:sz w:val="24"/>
        </w:rPr>
        <w:t>production</w:t>
      </w:r>
      <w:r>
        <w:rPr>
          <w:rFonts w:ascii="Times New Roman" w:eastAsia="宋体"/>
          <w:sz w:val="24"/>
        </w:rPr>
        <w:t>）来描述语法规则，每个产生式由一个非终结符（</w:t>
      </w:r>
      <w:r>
        <w:rPr>
          <w:rFonts w:ascii="Times New Roman" w:eastAsia="宋体"/>
          <w:sz w:val="24"/>
        </w:rPr>
        <w:t>nonterminal</w:t>
      </w:r>
      <w:r>
        <w:rPr>
          <w:rFonts w:ascii="Times New Roman" w:eastAsia="宋体"/>
          <w:sz w:val="24"/>
        </w:rPr>
        <w:t>）和一个或多个终结符（</w:t>
      </w:r>
      <w:r>
        <w:rPr>
          <w:rFonts w:ascii="Times New Roman" w:eastAsia="宋体"/>
          <w:sz w:val="24"/>
        </w:rPr>
        <w:t>terminal</w:t>
      </w:r>
      <w:r>
        <w:rPr>
          <w:rFonts w:ascii="Times New Roman" w:eastAsia="宋体"/>
          <w:sz w:val="24"/>
        </w:rPr>
        <w:t>）组成</w:t>
      </w:r>
      <w:r>
        <w:rPr>
          <w:rFonts w:ascii="Times New Roman" w:eastAsia="宋体"/>
          <w:sz w:val="24"/>
        </w:rPr>
        <w:fldChar w:fldCharType="begin"/>
      </w:r>
      <w:r>
        <w:rPr>
          <w:rFonts w:ascii="Times New Roman" w:eastAsia="宋体"/>
          <w:sz w:val="24"/>
        </w:rPr>
        <w:instrText xml:space="preserve"> REF _Ref147953135 \r \h </w:instrText>
      </w:r>
      <w:r>
        <w:rPr>
          <w:rFonts w:ascii="Times New Roman" w:eastAsia="宋体"/>
          <w:sz w:val="24"/>
        </w:rPr>
      </w:r>
      <w:r>
        <w:rPr>
          <w:rFonts w:ascii="Times New Roman" w:eastAsia="宋体"/>
          <w:sz w:val="24"/>
        </w:rPr>
        <w:fldChar w:fldCharType="separate"/>
      </w:r>
      <w:r>
        <w:rPr>
          <w:rFonts w:ascii="Times New Roman" w:eastAsia="宋体"/>
          <w:sz w:val="24"/>
        </w:rPr>
        <w:t>[11]</w:t>
      </w:r>
      <w:r>
        <w:rPr>
          <w:rFonts w:ascii="Times New Roman" w:eastAsia="宋体"/>
          <w:sz w:val="24"/>
        </w:rPr>
        <w:fldChar w:fldCharType="end"/>
      </w:r>
      <w:r>
        <w:rPr>
          <w:rFonts w:ascii="Times New Roman" w:eastAsia="宋体"/>
          <w:sz w:val="24"/>
        </w:rPr>
        <w:t>。</w:t>
      </w:r>
    </w:p>
    <w:p w14:paraId="25BE78A7"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2</w:t>
      </w:r>
      <w:r>
        <w:rPr>
          <w:rFonts w:ascii="Times New Roman" w:eastAsia="宋体" w:hint="eastAsia"/>
          <w:sz w:val="24"/>
        </w:rPr>
        <w:t>、</w:t>
      </w:r>
      <w:r>
        <w:rPr>
          <w:rFonts w:ascii="Times New Roman" w:eastAsia="宋体"/>
          <w:sz w:val="24"/>
        </w:rPr>
        <w:t>扩展巴克斯</w:t>
      </w:r>
      <w:r>
        <w:rPr>
          <w:rFonts w:ascii="Times New Roman" w:eastAsia="宋体"/>
          <w:sz w:val="24"/>
        </w:rPr>
        <w:t>-</w:t>
      </w:r>
      <w:r>
        <w:rPr>
          <w:rFonts w:ascii="Times New Roman" w:eastAsia="宋体"/>
          <w:sz w:val="24"/>
        </w:rPr>
        <w:t>诺尔范式（</w:t>
      </w:r>
      <w:r>
        <w:rPr>
          <w:rFonts w:ascii="Times New Roman" w:eastAsia="宋体"/>
          <w:sz w:val="24"/>
        </w:rPr>
        <w:t>EBNF</w:t>
      </w:r>
      <w:r>
        <w:rPr>
          <w:rFonts w:ascii="Times New Roman" w:eastAsia="宋体"/>
          <w:sz w:val="24"/>
        </w:rPr>
        <w:t>）：</w:t>
      </w:r>
      <w:r>
        <w:rPr>
          <w:rFonts w:ascii="Times New Roman" w:eastAsia="宋体"/>
          <w:sz w:val="24"/>
        </w:rPr>
        <w:t>EBNF</w:t>
      </w:r>
      <w:r>
        <w:rPr>
          <w:rFonts w:ascii="Times New Roman" w:eastAsia="宋体"/>
          <w:sz w:val="24"/>
        </w:rPr>
        <w:t>是对</w:t>
      </w:r>
      <w:r>
        <w:rPr>
          <w:rFonts w:ascii="Times New Roman" w:eastAsia="宋体"/>
          <w:sz w:val="24"/>
        </w:rPr>
        <w:t>BNF</w:t>
      </w:r>
      <w:r>
        <w:rPr>
          <w:rFonts w:ascii="Times New Roman" w:eastAsia="宋体"/>
          <w:sz w:val="24"/>
        </w:rPr>
        <w:t>的扩展，引入了更多的语法元素和操作符，使得语法规则的描述更加灵活和表达力更强。</w:t>
      </w:r>
      <w:r>
        <w:rPr>
          <w:rFonts w:ascii="Times New Roman" w:eastAsia="宋体"/>
          <w:sz w:val="24"/>
        </w:rPr>
        <w:t>EBNF</w:t>
      </w:r>
      <w:r>
        <w:rPr>
          <w:rFonts w:ascii="Times New Roman" w:eastAsia="宋体"/>
          <w:sz w:val="24"/>
        </w:rPr>
        <w:t>引入了可选项（</w:t>
      </w:r>
      <w:r>
        <w:rPr>
          <w:rFonts w:ascii="Times New Roman" w:eastAsia="宋体"/>
          <w:sz w:val="24"/>
        </w:rPr>
        <w:t>[ ]</w:t>
      </w:r>
      <w:r>
        <w:rPr>
          <w:rFonts w:ascii="Times New Roman" w:eastAsia="宋体"/>
          <w:sz w:val="24"/>
        </w:rPr>
        <w:t>）、重复项（</w:t>
      </w:r>
      <w:r>
        <w:rPr>
          <w:rFonts w:ascii="Times New Roman" w:eastAsia="宋体"/>
          <w:sz w:val="24"/>
        </w:rPr>
        <w:t>{ }</w:t>
      </w:r>
      <w:r>
        <w:rPr>
          <w:rFonts w:ascii="Times New Roman" w:eastAsia="宋体"/>
          <w:sz w:val="24"/>
        </w:rPr>
        <w:t>）和分组（</w:t>
      </w:r>
      <w:r>
        <w:rPr>
          <w:rFonts w:ascii="Times New Roman" w:eastAsia="宋体"/>
          <w:sz w:val="24"/>
        </w:rPr>
        <w:t>( )</w:t>
      </w:r>
      <w:r>
        <w:rPr>
          <w:rFonts w:ascii="Times New Roman" w:eastAsia="宋体"/>
          <w:sz w:val="24"/>
        </w:rPr>
        <w:t>）等语法元素，以及一些特殊符号（如</w:t>
      </w:r>
      <w:r>
        <w:rPr>
          <w:rFonts w:ascii="Times New Roman" w:eastAsia="宋体"/>
          <w:sz w:val="24"/>
        </w:rPr>
        <w:t>|</w:t>
      </w:r>
      <w:r>
        <w:rPr>
          <w:rFonts w:ascii="Times New Roman" w:eastAsia="宋体"/>
          <w:sz w:val="24"/>
        </w:rPr>
        <w:t>表示选择、</w:t>
      </w:r>
      <w:r>
        <w:rPr>
          <w:rFonts w:ascii="Times New Roman" w:eastAsia="宋体"/>
          <w:sz w:val="24"/>
        </w:rPr>
        <w:t>::=</w:t>
      </w:r>
      <w:r>
        <w:rPr>
          <w:rFonts w:ascii="Times New Roman" w:eastAsia="宋体"/>
          <w:sz w:val="24"/>
        </w:rPr>
        <w:t>表示定义）。</w:t>
      </w:r>
      <w:r>
        <w:rPr>
          <w:rFonts w:ascii="Times New Roman" w:eastAsia="宋体"/>
          <w:sz w:val="24"/>
        </w:rPr>
        <w:fldChar w:fldCharType="begin"/>
      </w:r>
      <w:r>
        <w:rPr>
          <w:rFonts w:ascii="Times New Roman" w:eastAsia="宋体"/>
          <w:sz w:val="24"/>
        </w:rPr>
        <w:instrText xml:space="preserve"> REF _Ref147954511 \r \h </w:instrText>
      </w:r>
      <w:r>
        <w:rPr>
          <w:rFonts w:ascii="Times New Roman" w:eastAsia="宋体"/>
          <w:sz w:val="24"/>
        </w:rPr>
      </w:r>
      <w:r>
        <w:rPr>
          <w:rFonts w:ascii="Times New Roman" w:eastAsia="宋体"/>
          <w:sz w:val="24"/>
        </w:rPr>
        <w:fldChar w:fldCharType="separate"/>
      </w:r>
      <w:r>
        <w:rPr>
          <w:rFonts w:ascii="Times New Roman" w:eastAsia="宋体"/>
          <w:sz w:val="24"/>
        </w:rPr>
        <w:t>[12]</w:t>
      </w:r>
      <w:r>
        <w:rPr>
          <w:rFonts w:ascii="Times New Roman" w:eastAsia="宋体"/>
          <w:sz w:val="24"/>
        </w:rPr>
        <w:fldChar w:fldCharType="end"/>
      </w:r>
    </w:p>
    <w:p w14:paraId="17277763"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3</w:t>
      </w:r>
      <w:r>
        <w:rPr>
          <w:rFonts w:ascii="Times New Roman" w:eastAsia="宋体" w:hint="eastAsia"/>
          <w:sz w:val="24"/>
        </w:rPr>
        <w:t>、</w:t>
      </w:r>
      <w:r>
        <w:rPr>
          <w:rFonts w:ascii="Times New Roman" w:eastAsia="宋体"/>
          <w:sz w:val="24"/>
        </w:rPr>
        <w:t>属性文法：属性文法是一种用于描述语法规则和语义规则的形式化方法。它通过属性和属性规则来描述语法结构和语义规则之间的关系。属性文法可以用于静态语义分析、语法制导翻译等任务。</w:t>
      </w:r>
    </w:p>
    <w:p w14:paraId="601BD539"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4</w:t>
      </w:r>
      <w:r>
        <w:rPr>
          <w:rFonts w:ascii="Times New Roman" w:eastAsia="宋体" w:hint="eastAsia"/>
          <w:sz w:val="24"/>
        </w:rPr>
        <w:t>、</w:t>
      </w:r>
      <w:r>
        <w:rPr>
          <w:rFonts w:ascii="Times New Roman" w:eastAsia="宋体"/>
          <w:sz w:val="24"/>
        </w:rPr>
        <w:t>正则表达式：正则表达式是一种用于描述字符串模式的形式化语言。它可以用来描述一类字符串的语法结构和规则。正则表达式常用于文本匹配、模式匹配等任务。</w:t>
      </w:r>
    </w:p>
    <w:p w14:paraId="26CFD7C1"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这些形式化语法表示方法可以帮助我们准确地描述和分析语言的语法规则，从而实现编译、解释、语法检查等语言处理任务。</w:t>
      </w:r>
    </w:p>
    <w:p w14:paraId="0E94DE1C" w14:textId="77777777" w:rsidR="00963861" w:rsidRDefault="00963861" w:rsidP="00963861">
      <w:pPr>
        <w:pStyle w:val="2"/>
        <w:jc w:val="left"/>
        <w:rPr>
          <w:rFonts w:ascii="Times New Roman" w:eastAsia="黑体"/>
          <w:sz w:val="30"/>
        </w:rPr>
      </w:pPr>
      <w:bookmarkStart w:id="48" w:name="_Toc30166"/>
      <w:r>
        <w:rPr>
          <w:rFonts w:ascii="Times New Roman" w:eastAsia="黑体"/>
          <w:sz w:val="30"/>
        </w:rPr>
        <w:t>2.2</w:t>
      </w:r>
      <w:r>
        <w:rPr>
          <w:rFonts w:ascii="Times New Roman" w:eastAsia="黑体" w:hint="eastAsia"/>
          <w:sz w:val="30"/>
        </w:rPr>
        <w:t xml:space="preserve"> </w:t>
      </w:r>
      <w:r>
        <w:rPr>
          <w:rFonts w:ascii="Times New Roman" w:eastAsia="黑体"/>
          <w:sz w:val="30"/>
        </w:rPr>
        <w:t xml:space="preserve"> </w:t>
      </w:r>
      <w:r>
        <w:rPr>
          <w:rFonts w:ascii="Times New Roman" w:eastAsia="黑体"/>
          <w:sz w:val="30"/>
        </w:rPr>
        <w:t>自建语言的研究现状和应用领域</w:t>
      </w:r>
      <w:bookmarkEnd w:id="48"/>
    </w:p>
    <w:p w14:paraId="0019873B"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自建语言（</w:t>
      </w:r>
      <w:r>
        <w:rPr>
          <w:rFonts w:ascii="Times New Roman" w:eastAsia="宋体"/>
          <w:sz w:val="24"/>
        </w:rPr>
        <w:t>Domain-Specific Language</w:t>
      </w:r>
      <w:r>
        <w:rPr>
          <w:rFonts w:ascii="Times New Roman" w:eastAsia="宋体"/>
          <w:sz w:val="24"/>
        </w:rPr>
        <w:t>，简称</w:t>
      </w:r>
      <w:r>
        <w:rPr>
          <w:rFonts w:ascii="Times New Roman" w:eastAsia="宋体"/>
          <w:sz w:val="24"/>
        </w:rPr>
        <w:t>DSL</w:t>
      </w:r>
      <w:r>
        <w:rPr>
          <w:rFonts w:ascii="Times New Roman" w:eastAsia="宋体"/>
          <w:sz w:val="24"/>
        </w:rPr>
        <w:t>）是一种专门为特定领域或特定问题而设计的编程语言。与通用编程语言（</w:t>
      </w:r>
      <w:r>
        <w:rPr>
          <w:rFonts w:ascii="Times New Roman" w:eastAsia="宋体"/>
          <w:sz w:val="24"/>
        </w:rPr>
        <w:t>General-Purpose Language</w:t>
      </w:r>
      <w:r>
        <w:rPr>
          <w:rFonts w:ascii="Times New Roman" w:eastAsia="宋体"/>
          <w:sz w:val="24"/>
        </w:rPr>
        <w:t>，简称</w:t>
      </w:r>
      <w:r>
        <w:rPr>
          <w:rFonts w:ascii="Times New Roman" w:eastAsia="宋体"/>
          <w:sz w:val="24"/>
        </w:rPr>
        <w:t>GPL</w:t>
      </w:r>
      <w:r>
        <w:rPr>
          <w:rFonts w:ascii="Times New Roman" w:eastAsia="宋体"/>
          <w:sz w:val="24"/>
        </w:rPr>
        <w:t>）相比，自建语言更加专注于解决某个特定领域的问题，提供了更高的领域特定性和表达能力。</w:t>
      </w:r>
    </w:p>
    <w:p w14:paraId="6E65989B"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自建语言的研究和应用领域非常广泛，包括但不限于以下几个方面：</w:t>
      </w:r>
    </w:p>
    <w:p w14:paraId="4A9C58A9" w14:textId="77777777" w:rsidR="00963861" w:rsidRDefault="00963861" w:rsidP="00963861">
      <w:pPr>
        <w:spacing w:line="288" w:lineRule="auto"/>
        <w:ind w:firstLine="482"/>
        <w:outlineLvl w:val="2"/>
        <w:rPr>
          <w:rFonts w:ascii="Times New Roman" w:eastAsia="宋体"/>
          <w:b/>
          <w:bCs/>
          <w:sz w:val="24"/>
        </w:rPr>
      </w:pPr>
      <w:bookmarkStart w:id="49" w:name="_Toc12354"/>
      <w:r>
        <w:rPr>
          <w:rFonts w:ascii="Times New Roman" w:eastAsia="宋体" w:hint="eastAsia"/>
          <w:b/>
          <w:bCs/>
          <w:sz w:val="24"/>
        </w:rPr>
        <w:t xml:space="preserve">2.2.1 </w:t>
      </w:r>
      <w:r>
        <w:rPr>
          <w:rFonts w:ascii="Times New Roman" w:eastAsia="宋体" w:hint="eastAsia"/>
          <w:b/>
          <w:bCs/>
          <w:sz w:val="24"/>
        </w:rPr>
        <w:t>教育领域</w:t>
      </w:r>
      <w:bookmarkEnd w:id="49"/>
    </w:p>
    <w:p w14:paraId="6B0237AA" w14:textId="77777777" w:rsidR="00963861" w:rsidRDefault="00963861" w:rsidP="00963861">
      <w:pPr>
        <w:spacing w:line="288" w:lineRule="auto"/>
        <w:ind w:firstLine="482"/>
        <w:rPr>
          <w:rFonts w:ascii="Times New Roman" w:eastAsia="宋体"/>
          <w:sz w:val="24"/>
        </w:rPr>
      </w:pPr>
      <w:r>
        <w:rPr>
          <w:rFonts w:ascii="Times New Roman" w:eastAsia="宋体"/>
          <w:sz w:val="24"/>
        </w:rPr>
        <w:t>自建语言可以用于编写教学用的编程语言，以便更好地教授编程知识。通过自建语言，教师可以更好地控制编程语言的语法和语义，从而更好地帮助学生理解编程概念。</w:t>
      </w:r>
      <w:r>
        <w:rPr>
          <w:rFonts w:ascii="Times New Roman" w:eastAsia="宋体" w:hint="eastAsia"/>
          <w:sz w:val="24"/>
        </w:rPr>
        <w:t>例如，</w:t>
      </w:r>
      <w:r w:rsidRPr="005B34EF">
        <w:rPr>
          <w:rFonts w:ascii="Times New Roman" w:eastAsia="宋体"/>
          <w:sz w:val="24"/>
        </w:rPr>
        <w:t>Scratch</w:t>
      </w:r>
      <w:r w:rsidRPr="005B34EF">
        <w:rPr>
          <w:rFonts w:ascii="Times New Roman" w:eastAsia="宋体"/>
          <w:sz w:val="24"/>
        </w:rPr>
        <w:t>，</w:t>
      </w:r>
      <w:r>
        <w:rPr>
          <w:rFonts w:ascii="Times New Roman" w:eastAsia="宋体" w:hint="eastAsia"/>
          <w:sz w:val="24"/>
        </w:rPr>
        <w:t>一种</w:t>
      </w:r>
      <w:r w:rsidRPr="005B34EF">
        <w:rPr>
          <w:rFonts w:ascii="Times New Roman" w:eastAsia="宋体"/>
          <w:sz w:val="24"/>
        </w:rPr>
        <w:t>专门用于教授编程概念给儿童和初学者</w:t>
      </w:r>
      <w:r>
        <w:rPr>
          <w:rFonts w:ascii="Times New Roman" w:eastAsia="宋体" w:hint="eastAsia"/>
          <w:sz w:val="24"/>
        </w:rPr>
        <w:t>的自建语言</w:t>
      </w:r>
      <w:r w:rsidRPr="005B34EF">
        <w:rPr>
          <w:rFonts w:ascii="Times New Roman" w:eastAsia="宋体"/>
          <w:sz w:val="24"/>
        </w:rPr>
        <w:t>。</w:t>
      </w:r>
      <w:r w:rsidRPr="005B34EF">
        <w:rPr>
          <w:rFonts w:ascii="Times New Roman" w:eastAsia="宋体"/>
          <w:sz w:val="24"/>
        </w:rPr>
        <w:t>Scratch</w:t>
      </w:r>
      <w:r w:rsidRPr="005B34EF">
        <w:rPr>
          <w:rFonts w:ascii="Times New Roman" w:eastAsia="宋体"/>
          <w:sz w:val="24"/>
        </w:rPr>
        <w:t>采用了图形化编程的方式，使得学生可以更加直观地理解编程概念。</w:t>
      </w:r>
      <w:r w:rsidRPr="005B34EF">
        <w:rPr>
          <w:rFonts w:ascii="Times New Roman" w:eastAsia="宋体"/>
          <w:sz w:val="24"/>
        </w:rPr>
        <w:t>Scratch</w:t>
      </w:r>
      <w:r w:rsidRPr="005B34EF">
        <w:rPr>
          <w:rFonts w:ascii="Times New Roman" w:eastAsia="宋体"/>
          <w:sz w:val="24"/>
        </w:rPr>
        <w:t>的语法和语义都非常简单，学生可以很快地掌握编程基础知识。</w:t>
      </w:r>
      <w:r>
        <w:rPr>
          <w:rFonts w:ascii="Times New Roman" w:eastAsia="宋体"/>
          <w:sz w:val="24"/>
        </w:rPr>
        <w:fldChar w:fldCharType="begin"/>
      </w:r>
      <w:r>
        <w:rPr>
          <w:rFonts w:ascii="Times New Roman" w:eastAsia="宋体"/>
          <w:sz w:val="24"/>
        </w:rPr>
        <w:instrText xml:space="preserve"> REF _Ref147954904 \r \h </w:instrText>
      </w:r>
      <w:r>
        <w:rPr>
          <w:rFonts w:ascii="Times New Roman" w:eastAsia="宋体"/>
          <w:sz w:val="24"/>
        </w:rPr>
      </w:r>
      <w:r>
        <w:rPr>
          <w:rFonts w:ascii="Times New Roman" w:eastAsia="宋体"/>
          <w:sz w:val="24"/>
        </w:rPr>
        <w:fldChar w:fldCharType="separate"/>
      </w:r>
      <w:r>
        <w:rPr>
          <w:rFonts w:ascii="Times New Roman" w:eastAsia="宋体"/>
          <w:sz w:val="24"/>
        </w:rPr>
        <w:t>[13]</w:t>
      </w:r>
      <w:r>
        <w:rPr>
          <w:rFonts w:ascii="Times New Roman" w:eastAsia="宋体"/>
          <w:sz w:val="24"/>
        </w:rPr>
        <w:fldChar w:fldCharType="end"/>
      </w:r>
    </w:p>
    <w:p w14:paraId="4F1E60A7" w14:textId="77777777" w:rsidR="00963861" w:rsidRDefault="00963861" w:rsidP="00963861">
      <w:pPr>
        <w:spacing w:line="288" w:lineRule="auto"/>
        <w:ind w:firstLine="482"/>
        <w:outlineLvl w:val="2"/>
        <w:rPr>
          <w:rFonts w:ascii="Times New Roman" w:eastAsia="宋体"/>
          <w:b/>
          <w:bCs/>
          <w:sz w:val="24"/>
        </w:rPr>
      </w:pPr>
      <w:bookmarkStart w:id="50" w:name="_Toc9394"/>
      <w:r>
        <w:rPr>
          <w:rFonts w:ascii="Times New Roman" w:eastAsia="宋体" w:hint="eastAsia"/>
          <w:b/>
          <w:bCs/>
          <w:sz w:val="24"/>
        </w:rPr>
        <w:t xml:space="preserve">2.2.2 </w:t>
      </w:r>
      <w:r>
        <w:rPr>
          <w:rFonts w:ascii="Times New Roman" w:eastAsia="宋体" w:hint="eastAsia"/>
          <w:b/>
          <w:bCs/>
          <w:sz w:val="24"/>
        </w:rPr>
        <w:t>领域特定语言（</w:t>
      </w:r>
      <w:r>
        <w:rPr>
          <w:rFonts w:ascii="Times New Roman" w:eastAsia="宋体" w:hint="eastAsia"/>
          <w:b/>
          <w:bCs/>
          <w:sz w:val="24"/>
        </w:rPr>
        <w:t>DSL</w:t>
      </w:r>
      <w:r>
        <w:rPr>
          <w:rFonts w:ascii="Times New Roman" w:eastAsia="宋体" w:hint="eastAsia"/>
          <w:b/>
          <w:bCs/>
          <w:sz w:val="24"/>
        </w:rPr>
        <w:t>）</w:t>
      </w:r>
      <w:bookmarkEnd w:id="50"/>
    </w:p>
    <w:p w14:paraId="5B6ED616" w14:textId="77777777" w:rsidR="00963861" w:rsidRDefault="00963861" w:rsidP="00963861">
      <w:pPr>
        <w:spacing w:line="288" w:lineRule="auto"/>
        <w:ind w:firstLine="482"/>
        <w:rPr>
          <w:rFonts w:ascii="Times New Roman" w:eastAsia="宋体"/>
          <w:sz w:val="24"/>
        </w:rPr>
      </w:pPr>
      <w:r>
        <w:rPr>
          <w:rFonts w:ascii="Times New Roman" w:eastAsia="宋体"/>
          <w:sz w:val="24"/>
        </w:rPr>
        <w:t>自建语言可以用于编写领域特定语言（</w:t>
      </w:r>
      <w:r>
        <w:rPr>
          <w:rFonts w:ascii="Times New Roman" w:eastAsia="宋体"/>
          <w:sz w:val="24"/>
        </w:rPr>
        <w:t>DSL</w:t>
      </w:r>
      <w:r>
        <w:rPr>
          <w:rFonts w:ascii="Times New Roman" w:eastAsia="宋体"/>
          <w:sz w:val="24"/>
        </w:rPr>
        <w:t>），以便更好地满足特定领域的需求。</w:t>
      </w:r>
      <w:r>
        <w:rPr>
          <w:rFonts w:ascii="Times New Roman" w:eastAsia="宋体"/>
          <w:sz w:val="24"/>
        </w:rPr>
        <w:t>DSL</w:t>
      </w:r>
      <w:r>
        <w:rPr>
          <w:rFonts w:ascii="Times New Roman" w:eastAsia="宋体"/>
          <w:sz w:val="24"/>
        </w:rPr>
        <w:t>是一种针对特定领域的编程语言，它通常比通用编程语言更容易使用和理解。</w:t>
      </w:r>
      <w:r>
        <w:rPr>
          <w:rFonts w:ascii="Times New Roman" w:eastAsia="宋体" w:hint="eastAsia"/>
          <w:sz w:val="24"/>
        </w:rPr>
        <w:t>例如，</w:t>
      </w:r>
      <w:r w:rsidRPr="005B34EF">
        <w:rPr>
          <w:rFonts w:ascii="Times New Roman" w:eastAsia="宋体"/>
          <w:sz w:val="24"/>
        </w:rPr>
        <w:t>SQL</w:t>
      </w:r>
      <w:r w:rsidRPr="005B34EF">
        <w:rPr>
          <w:rFonts w:ascii="Times New Roman" w:eastAsia="宋体"/>
          <w:sz w:val="24"/>
        </w:rPr>
        <w:t>语言，专门用于数据库管理和查询。</w:t>
      </w:r>
      <w:r w:rsidRPr="005B34EF">
        <w:rPr>
          <w:rFonts w:ascii="Times New Roman" w:eastAsia="宋体"/>
          <w:sz w:val="24"/>
        </w:rPr>
        <w:t>SQL</w:t>
      </w:r>
      <w:r w:rsidRPr="005B34EF">
        <w:rPr>
          <w:rFonts w:ascii="Times New Roman" w:eastAsia="宋体"/>
          <w:sz w:val="24"/>
        </w:rPr>
        <w:t>的语法和语义</w:t>
      </w:r>
      <w:r w:rsidRPr="005B34EF">
        <w:rPr>
          <w:rFonts w:ascii="Times New Roman" w:eastAsia="宋体"/>
          <w:sz w:val="24"/>
        </w:rPr>
        <w:lastRenderedPageBreak/>
        <w:t>都非常简单，可以方便地进行数据查询和管理。</w:t>
      </w:r>
      <w:r w:rsidRPr="005B34EF">
        <w:rPr>
          <w:rFonts w:ascii="Times New Roman" w:eastAsia="宋体"/>
          <w:sz w:val="24"/>
        </w:rPr>
        <w:t>SQL</w:t>
      </w:r>
      <w:r w:rsidRPr="005B34EF">
        <w:rPr>
          <w:rFonts w:ascii="Times New Roman" w:eastAsia="宋体"/>
          <w:sz w:val="24"/>
        </w:rPr>
        <w:t>已经被广泛应用于各种应用场景中，包括网站开发、数据分析和机器学习等领域。</w:t>
      </w:r>
    </w:p>
    <w:p w14:paraId="4617E7A7" w14:textId="77777777" w:rsidR="00963861" w:rsidRDefault="00963861" w:rsidP="00963861">
      <w:pPr>
        <w:spacing w:line="288" w:lineRule="auto"/>
        <w:ind w:firstLine="482"/>
        <w:outlineLvl w:val="2"/>
        <w:rPr>
          <w:rFonts w:ascii="Times New Roman" w:eastAsia="宋体"/>
          <w:b/>
          <w:bCs/>
          <w:sz w:val="24"/>
        </w:rPr>
      </w:pPr>
      <w:bookmarkStart w:id="51" w:name="_Toc6004"/>
      <w:r>
        <w:rPr>
          <w:rFonts w:ascii="Times New Roman" w:eastAsia="宋体" w:hint="eastAsia"/>
          <w:b/>
          <w:bCs/>
          <w:sz w:val="24"/>
        </w:rPr>
        <w:t xml:space="preserve">2.2.3 </w:t>
      </w:r>
      <w:r>
        <w:rPr>
          <w:rFonts w:ascii="Times New Roman" w:eastAsia="宋体" w:hint="eastAsia"/>
          <w:b/>
          <w:bCs/>
          <w:sz w:val="24"/>
        </w:rPr>
        <w:t>科学计算</w:t>
      </w:r>
      <w:bookmarkEnd w:id="51"/>
    </w:p>
    <w:p w14:paraId="1E1ECD75" w14:textId="77777777" w:rsidR="00963861" w:rsidRDefault="00963861" w:rsidP="00963861">
      <w:pPr>
        <w:spacing w:line="288" w:lineRule="auto"/>
        <w:ind w:firstLine="482"/>
        <w:rPr>
          <w:rFonts w:ascii="Times New Roman" w:eastAsia="宋体"/>
          <w:sz w:val="24"/>
        </w:rPr>
      </w:pPr>
      <w:r>
        <w:rPr>
          <w:rFonts w:ascii="Times New Roman" w:eastAsia="宋体"/>
          <w:sz w:val="24"/>
        </w:rPr>
        <w:t>自建语言可以用于科学计算，以便更好地控制计算过程和结果。通过自建语言，科学家可以更好地控制计算模型和算法，从而更好地理解和解决科学问题。</w:t>
      </w:r>
      <w:r>
        <w:rPr>
          <w:rFonts w:ascii="Times New Roman" w:eastAsia="宋体" w:hint="eastAsia"/>
          <w:sz w:val="24"/>
        </w:rPr>
        <w:t>在这方面，</w:t>
      </w:r>
      <w:r w:rsidRPr="005B34EF">
        <w:rPr>
          <w:rFonts w:ascii="Times New Roman" w:eastAsia="宋体"/>
          <w:sz w:val="24"/>
        </w:rPr>
        <w:t>专门用于科学计算和数据分析</w:t>
      </w:r>
      <w:r>
        <w:rPr>
          <w:rFonts w:ascii="Times New Roman" w:eastAsia="宋体" w:hint="eastAsia"/>
          <w:sz w:val="24"/>
        </w:rPr>
        <w:t>的</w:t>
      </w:r>
      <w:r>
        <w:rPr>
          <w:rFonts w:ascii="Times New Roman" w:eastAsia="宋体" w:hint="eastAsia"/>
          <w:sz w:val="24"/>
        </w:rPr>
        <w:t>MATLAB</w:t>
      </w:r>
      <w:r>
        <w:rPr>
          <w:rFonts w:ascii="Times New Roman" w:eastAsia="宋体" w:hint="eastAsia"/>
          <w:sz w:val="24"/>
        </w:rPr>
        <w:t>颇负盛名，</w:t>
      </w:r>
      <w:r w:rsidRPr="005B34EF">
        <w:rPr>
          <w:rFonts w:ascii="Times New Roman" w:eastAsia="宋体"/>
          <w:sz w:val="24"/>
        </w:rPr>
        <w:t>MATLAB</w:t>
      </w:r>
      <w:r w:rsidRPr="005B34EF">
        <w:rPr>
          <w:rFonts w:ascii="Times New Roman" w:eastAsia="宋体"/>
          <w:sz w:val="24"/>
        </w:rPr>
        <w:t>的语法和语义都非常简单，可以方便地进行数值计算和数据分析。</w:t>
      </w:r>
      <w:r w:rsidRPr="005B34EF">
        <w:rPr>
          <w:rFonts w:ascii="Times New Roman" w:eastAsia="宋体"/>
          <w:sz w:val="24"/>
        </w:rPr>
        <w:t>MATLAB</w:t>
      </w:r>
      <w:r w:rsidRPr="005B34EF">
        <w:rPr>
          <w:rFonts w:ascii="Times New Roman" w:eastAsia="宋体"/>
          <w:sz w:val="24"/>
        </w:rPr>
        <w:t>已经被广泛应用于科学计算、工程设计和金融分析等领域。</w:t>
      </w:r>
    </w:p>
    <w:p w14:paraId="1EBCC88A" w14:textId="77777777" w:rsidR="00963861" w:rsidRDefault="00963861" w:rsidP="00963861">
      <w:pPr>
        <w:spacing w:line="288" w:lineRule="auto"/>
        <w:ind w:firstLine="482"/>
        <w:outlineLvl w:val="2"/>
        <w:rPr>
          <w:rFonts w:ascii="Times New Roman" w:eastAsia="宋体"/>
          <w:b/>
          <w:bCs/>
          <w:sz w:val="24"/>
        </w:rPr>
      </w:pPr>
      <w:bookmarkStart w:id="52" w:name="_Toc23916"/>
      <w:r>
        <w:rPr>
          <w:rFonts w:ascii="Times New Roman" w:eastAsia="宋体" w:hint="eastAsia"/>
          <w:b/>
          <w:bCs/>
          <w:sz w:val="24"/>
        </w:rPr>
        <w:t xml:space="preserve">2.2.4 </w:t>
      </w:r>
      <w:r>
        <w:rPr>
          <w:rFonts w:ascii="Times New Roman" w:eastAsia="宋体" w:hint="eastAsia"/>
          <w:b/>
          <w:bCs/>
          <w:sz w:val="24"/>
        </w:rPr>
        <w:t>企业应用</w:t>
      </w:r>
      <w:bookmarkEnd w:id="52"/>
    </w:p>
    <w:p w14:paraId="4B66111A" w14:textId="77777777" w:rsidR="00963861" w:rsidRDefault="00963861" w:rsidP="00963861">
      <w:pPr>
        <w:spacing w:line="288" w:lineRule="auto"/>
        <w:ind w:firstLine="482"/>
        <w:rPr>
          <w:rFonts w:ascii="Times New Roman" w:eastAsia="宋体"/>
          <w:sz w:val="24"/>
        </w:rPr>
      </w:pPr>
      <w:r>
        <w:rPr>
          <w:rFonts w:ascii="Times New Roman" w:eastAsia="宋体"/>
          <w:sz w:val="24"/>
        </w:rPr>
        <w:t>自建语言可以用于企业应用，以便更好地满足企业的需求。通过自建语言，企业可以更好地控制业务逻辑和数据流程，从而更好地管理和优化业务流程。</w:t>
      </w:r>
    </w:p>
    <w:p w14:paraId="25AAEA6A"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自建语言的研究和应用在学术界和工业界都有广泛的关注和应用。许多研究机构和公司都在探索和开发自建语言，以满足不同领域的需求。例如</w:t>
      </w:r>
      <w:r>
        <w:rPr>
          <w:rFonts w:ascii="Times New Roman" w:eastAsia="宋体" w:hint="eastAsia"/>
          <w:sz w:val="24"/>
        </w:rPr>
        <w:t>Google</w:t>
      </w:r>
      <w:r>
        <w:rPr>
          <w:rFonts w:ascii="Times New Roman" w:eastAsia="宋体" w:hint="eastAsia"/>
          <w:sz w:val="24"/>
        </w:rPr>
        <w:t>开发的</w:t>
      </w:r>
      <w:r>
        <w:rPr>
          <w:rFonts w:ascii="Times New Roman" w:eastAsia="宋体" w:hint="eastAsia"/>
          <w:sz w:val="24"/>
        </w:rPr>
        <w:t>Go</w:t>
      </w:r>
      <w:r>
        <w:rPr>
          <w:rFonts w:ascii="Times New Roman" w:eastAsia="宋体" w:hint="eastAsia"/>
          <w:sz w:val="24"/>
        </w:rPr>
        <w:t>语言</w:t>
      </w:r>
      <w:r>
        <w:rPr>
          <w:rFonts w:ascii="Times New Roman" w:eastAsia="宋体" w:hint="eastAsia"/>
          <w:sz w:val="24"/>
        </w:rPr>
        <w:t xml:space="preserve"> (Golang)</w:t>
      </w:r>
      <w:r>
        <w:rPr>
          <w:rFonts w:ascii="Times New Roman" w:eastAsia="宋体" w:hint="eastAsia"/>
          <w:sz w:val="24"/>
        </w:rPr>
        <w:t>、</w:t>
      </w:r>
      <w:r>
        <w:rPr>
          <w:rFonts w:ascii="Times New Roman" w:eastAsia="宋体" w:hint="eastAsia"/>
          <w:sz w:val="24"/>
        </w:rPr>
        <w:t>Facebook</w:t>
      </w:r>
      <w:r>
        <w:rPr>
          <w:rFonts w:ascii="Times New Roman" w:eastAsia="宋体" w:hint="eastAsia"/>
          <w:sz w:val="24"/>
        </w:rPr>
        <w:t>开发的</w:t>
      </w:r>
      <w:r>
        <w:rPr>
          <w:rFonts w:ascii="Times New Roman" w:eastAsia="宋体" w:hint="eastAsia"/>
          <w:sz w:val="24"/>
        </w:rPr>
        <w:t>Hack</w:t>
      </w:r>
      <w:r>
        <w:rPr>
          <w:rFonts w:ascii="Times New Roman" w:eastAsia="宋体" w:hint="eastAsia"/>
          <w:sz w:val="24"/>
        </w:rPr>
        <w:t>语言以及</w:t>
      </w:r>
      <w:r>
        <w:rPr>
          <w:rFonts w:ascii="Times New Roman" w:eastAsia="宋体" w:hint="eastAsia"/>
          <w:sz w:val="24"/>
        </w:rPr>
        <w:t>MIT (</w:t>
      </w:r>
      <w:r>
        <w:rPr>
          <w:rFonts w:ascii="Times New Roman" w:eastAsia="宋体" w:hint="eastAsia"/>
          <w:sz w:val="24"/>
        </w:rPr>
        <w:t>麻省理工学院</w:t>
      </w:r>
      <w:r>
        <w:rPr>
          <w:rFonts w:ascii="Times New Roman" w:eastAsia="宋体" w:hint="eastAsia"/>
          <w:sz w:val="24"/>
        </w:rPr>
        <w:t>)</w:t>
      </w:r>
      <w:r>
        <w:rPr>
          <w:rFonts w:ascii="Times New Roman" w:eastAsia="宋体" w:hint="eastAsia"/>
          <w:sz w:val="24"/>
        </w:rPr>
        <w:t>开发的</w:t>
      </w:r>
      <w:r>
        <w:rPr>
          <w:rFonts w:ascii="Times New Roman" w:eastAsia="宋体" w:hint="eastAsia"/>
          <w:sz w:val="24"/>
        </w:rPr>
        <w:t>Scheme</w:t>
      </w:r>
      <w:r>
        <w:rPr>
          <w:rFonts w:ascii="Times New Roman" w:eastAsia="宋体" w:hint="eastAsia"/>
          <w:sz w:val="24"/>
        </w:rPr>
        <w:t>等。同时，一些通用编程语言也提供了自建语言的支持和扩展机制，使开发人员能够更灵活地构建自己的领域特定语言。自建语言的研究和应用将进一步推动软件开发的发展，提高开发效率和软件质量。</w:t>
      </w:r>
    </w:p>
    <w:p w14:paraId="28EFA16D" w14:textId="77777777" w:rsidR="00963861" w:rsidRDefault="00963861" w:rsidP="00963861">
      <w:pPr>
        <w:pStyle w:val="2"/>
        <w:jc w:val="left"/>
        <w:rPr>
          <w:rFonts w:ascii="Times New Roman" w:eastAsia="黑体"/>
          <w:sz w:val="30"/>
        </w:rPr>
      </w:pPr>
      <w:bookmarkStart w:id="53" w:name="_Toc17787"/>
      <w:r>
        <w:rPr>
          <w:rFonts w:ascii="Times New Roman" w:eastAsia="黑体"/>
          <w:sz w:val="30"/>
        </w:rPr>
        <w:t xml:space="preserve">2.3 </w:t>
      </w:r>
      <w:r>
        <w:rPr>
          <w:rFonts w:ascii="Times New Roman" w:eastAsia="黑体"/>
          <w:sz w:val="30"/>
        </w:rPr>
        <w:t>相关工作的综述和分析</w:t>
      </w:r>
      <w:bookmarkEnd w:id="53"/>
    </w:p>
    <w:p w14:paraId="0C109FED" w14:textId="77777777" w:rsidR="00963861" w:rsidRDefault="00963861" w:rsidP="00963861">
      <w:pPr>
        <w:spacing w:line="288" w:lineRule="auto"/>
        <w:ind w:firstLine="482"/>
        <w:outlineLvl w:val="2"/>
        <w:rPr>
          <w:rFonts w:ascii="Times New Roman" w:eastAsia="宋体"/>
          <w:b/>
          <w:bCs/>
          <w:sz w:val="24"/>
        </w:rPr>
      </w:pPr>
      <w:bookmarkStart w:id="54" w:name="_Toc24919"/>
      <w:r>
        <w:rPr>
          <w:rFonts w:ascii="Times New Roman" w:eastAsia="宋体" w:hint="eastAsia"/>
          <w:b/>
          <w:bCs/>
          <w:sz w:val="24"/>
        </w:rPr>
        <w:t xml:space="preserve">2.3.1 </w:t>
      </w:r>
      <w:r>
        <w:rPr>
          <w:rFonts w:ascii="Times New Roman" w:eastAsia="宋体" w:hint="eastAsia"/>
          <w:b/>
          <w:bCs/>
          <w:sz w:val="24"/>
        </w:rPr>
        <w:t>编程语言设计和开发的相关工作</w:t>
      </w:r>
      <w:bookmarkEnd w:id="54"/>
      <w:r>
        <w:rPr>
          <w:rFonts w:ascii="Times New Roman" w:eastAsia="宋体" w:hint="eastAsia"/>
          <w:b/>
          <w:bCs/>
          <w:sz w:val="24"/>
        </w:rPr>
        <w:t xml:space="preserve"> </w:t>
      </w:r>
    </w:p>
    <w:p w14:paraId="74D40BF4" w14:textId="77777777" w:rsidR="00963861" w:rsidRDefault="00963861" w:rsidP="00963861">
      <w:pPr>
        <w:spacing w:line="288" w:lineRule="auto"/>
        <w:ind w:firstLine="482"/>
        <w:rPr>
          <w:rFonts w:ascii="Times New Roman" w:eastAsia="宋体"/>
          <w:sz w:val="24"/>
        </w:rPr>
      </w:pPr>
      <w:r>
        <w:rPr>
          <w:rFonts w:ascii="Times New Roman" w:eastAsia="宋体"/>
          <w:sz w:val="24"/>
        </w:rPr>
        <w:t>编程语言设计和开发是一个广泛研究的领域，有许多传统的方法和现代的领域特定语言（</w:t>
      </w:r>
      <w:r>
        <w:rPr>
          <w:rFonts w:ascii="Times New Roman" w:eastAsia="宋体"/>
          <w:sz w:val="24"/>
        </w:rPr>
        <w:t>DSL</w:t>
      </w:r>
      <w:r>
        <w:rPr>
          <w:rFonts w:ascii="Times New Roman" w:eastAsia="宋体"/>
          <w:sz w:val="24"/>
        </w:rPr>
        <w:t>）设计方法。在传统的编译器构建方法中，常用的技术包括词法分析、语法分析、语义分析、中间代码生成和代码优化等。这些方法通常使用工具如</w:t>
      </w:r>
      <w:r>
        <w:rPr>
          <w:rFonts w:ascii="Times New Roman" w:eastAsia="宋体"/>
          <w:sz w:val="24"/>
        </w:rPr>
        <w:t>Flex</w:t>
      </w:r>
      <w:r>
        <w:rPr>
          <w:rFonts w:ascii="Times New Roman" w:eastAsia="宋体"/>
          <w:sz w:val="24"/>
        </w:rPr>
        <w:t>和</w:t>
      </w:r>
      <w:r>
        <w:rPr>
          <w:rFonts w:ascii="Times New Roman" w:eastAsia="宋体"/>
          <w:sz w:val="24"/>
        </w:rPr>
        <w:t>Bison</w:t>
      </w:r>
      <w:r>
        <w:rPr>
          <w:rFonts w:ascii="Times New Roman" w:eastAsia="宋体"/>
          <w:sz w:val="24"/>
        </w:rPr>
        <w:t>来实现。</w:t>
      </w:r>
    </w:p>
    <w:p w14:paraId="05DB8D13" w14:textId="77777777" w:rsidR="00963861" w:rsidRDefault="00963861" w:rsidP="00963861">
      <w:pPr>
        <w:spacing w:line="288" w:lineRule="auto"/>
        <w:ind w:firstLine="482"/>
        <w:rPr>
          <w:rFonts w:ascii="Times New Roman" w:eastAsia="宋体"/>
          <w:sz w:val="24"/>
        </w:rPr>
      </w:pPr>
      <w:r>
        <w:rPr>
          <w:rFonts w:ascii="Times New Roman" w:eastAsia="宋体"/>
          <w:sz w:val="24"/>
        </w:rPr>
        <w:t>在现代的</w:t>
      </w:r>
      <w:r>
        <w:rPr>
          <w:rFonts w:ascii="Times New Roman" w:eastAsia="宋体"/>
          <w:sz w:val="24"/>
        </w:rPr>
        <w:t>DSL</w:t>
      </w:r>
      <w:r>
        <w:rPr>
          <w:rFonts w:ascii="Times New Roman" w:eastAsia="宋体"/>
          <w:sz w:val="24"/>
        </w:rPr>
        <w:t>设计方法中，开发者可以定义自己的语言语法和语义，并使用特定的工具和框架来实现编译器</w:t>
      </w:r>
      <w:r>
        <w:rPr>
          <w:rFonts w:ascii="Times New Roman" w:eastAsia="宋体" w:hint="eastAsia"/>
          <w:sz w:val="24"/>
        </w:rPr>
        <w:t>(</w:t>
      </w:r>
      <w:r>
        <w:rPr>
          <w:rFonts w:ascii="Times New Roman" w:eastAsia="宋体" w:hint="eastAsia"/>
          <w:sz w:val="24"/>
        </w:rPr>
        <w:t>图</w:t>
      </w:r>
      <w:r>
        <w:rPr>
          <w:rFonts w:ascii="Times New Roman" w:eastAsia="宋体" w:hint="eastAsia"/>
          <w:sz w:val="24"/>
        </w:rPr>
        <w:t>2</w:t>
      </w:r>
      <w:r>
        <w:rPr>
          <w:rFonts w:ascii="Times New Roman" w:eastAsia="宋体"/>
          <w:sz w:val="24"/>
        </w:rPr>
        <w:t>-1</w:t>
      </w:r>
      <w:r>
        <w:rPr>
          <w:rFonts w:ascii="Times New Roman" w:eastAsia="宋体" w:hint="eastAsia"/>
          <w:sz w:val="24"/>
        </w:rPr>
        <w:t>)</w:t>
      </w:r>
      <w:r>
        <w:rPr>
          <w:rFonts w:ascii="Times New Roman" w:eastAsia="宋体"/>
          <w:sz w:val="24"/>
        </w:rPr>
        <w:t>。例如，</w:t>
      </w:r>
      <w:r>
        <w:rPr>
          <w:rFonts w:ascii="Times New Roman" w:eastAsia="宋体"/>
          <w:sz w:val="24"/>
        </w:rPr>
        <w:t>LLVM</w:t>
      </w:r>
      <w:r>
        <w:rPr>
          <w:rFonts w:ascii="Times New Roman" w:eastAsia="宋体"/>
          <w:sz w:val="24"/>
        </w:rPr>
        <w:t>编译器框架提供了一种灵活的方式来设计和实现编程语言。它将编译器的前端和后端分离，使得开发者可以更方便地定义语言特性，并将其编译成目标代码。此外，还有一些使用</w:t>
      </w:r>
      <w:r>
        <w:rPr>
          <w:rFonts w:ascii="Times New Roman" w:eastAsia="宋体"/>
          <w:sz w:val="24"/>
        </w:rPr>
        <w:t>C++</w:t>
      </w:r>
      <w:r>
        <w:rPr>
          <w:rFonts w:ascii="Times New Roman" w:eastAsia="宋体"/>
          <w:sz w:val="24"/>
        </w:rPr>
        <w:t>编写的编程语言，如</w:t>
      </w:r>
      <w:r>
        <w:rPr>
          <w:rFonts w:ascii="Times New Roman" w:eastAsia="宋体"/>
          <w:sz w:val="24"/>
        </w:rPr>
        <w:t>Rust</w:t>
      </w:r>
      <w:r>
        <w:rPr>
          <w:rFonts w:ascii="Times New Roman" w:eastAsia="宋体"/>
          <w:sz w:val="24"/>
        </w:rPr>
        <w:t>和</w:t>
      </w:r>
      <w:r>
        <w:rPr>
          <w:rFonts w:ascii="Times New Roman" w:eastAsia="宋体"/>
          <w:sz w:val="24"/>
        </w:rPr>
        <w:t>D</w:t>
      </w:r>
      <w:r>
        <w:rPr>
          <w:rFonts w:ascii="Times New Roman" w:eastAsia="宋体"/>
          <w:sz w:val="24"/>
        </w:rPr>
        <w:t>语言，它们在语言设计和实现上也有一些创新和改进。</w:t>
      </w:r>
    </w:p>
    <w:p w14:paraId="52BFC813" w14:textId="77777777" w:rsidR="00963861" w:rsidRPr="00AD7F54" w:rsidRDefault="00963861" w:rsidP="00963861">
      <w:pPr>
        <w:spacing w:line="288" w:lineRule="auto"/>
        <w:ind w:firstLine="482"/>
        <w:jc w:val="center"/>
        <w:rPr>
          <w:rFonts w:ascii="Times New Roman" w:eastAsia="宋体"/>
          <w:sz w:val="24"/>
        </w:rPr>
      </w:pPr>
      <w:r w:rsidRPr="00AD7F54">
        <w:rPr>
          <w:rFonts w:ascii="Times New Roman" w:eastAsia="宋体"/>
          <w:noProof/>
          <w:sz w:val="24"/>
        </w:rPr>
        <w:drawing>
          <wp:inline distT="0" distB="0" distL="0" distR="0" wp14:anchorId="21E6D1DC" wp14:editId="39A59F05">
            <wp:extent cx="2837180" cy="989330"/>
            <wp:effectExtent l="0" t="0" r="0" b="0"/>
            <wp:docPr id="8749110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7180" cy="989330"/>
                    </a:xfrm>
                    <a:prstGeom prst="rect">
                      <a:avLst/>
                    </a:prstGeom>
                    <a:noFill/>
                    <a:ln>
                      <a:noFill/>
                    </a:ln>
                  </pic:spPr>
                </pic:pic>
              </a:graphicData>
            </a:graphic>
          </wp:inline>
        </w:drawing>
      </w:r>
    </w:p>
    <w:p w14:paraId="226B6742" w14:textId="77777777" w:rsidR="00963861" w:rsidRPr="00AD7F54" w:rsidRDefault="00963861" w:rsidP="00963861">
      <w:pPr>
        <w:spacing w:after="240" w:line="288" w:lineRule="auto"/>
        <w:ind w:firstLine="482"/>
        <w:jc w:val="center"/>
        <w:rPr>
          <w:rFonts w:ascii="Times New Roman" w:eastAsia="宋体"/>
          <w:b/>
          <w:sz w:val="18"/>
          <w:szCs w:val="18"/>
        </w:rPr>
      </w:pPr>
      <w:r w:rsidRPr="00AD7F54">
        <w:rPr>
          <w:rFonts w:ascii="Times New Roman" w:eastAsia="宋体"/>
          <w:b/>
          <w:sz w:val="18"/>
          <w:szCs w:val="18"/>
        </w:rPr>
        <w:t>图</w:t>
      </w:r>
      <w:r w:rsidRPr="00AD7F54">
        <w:rPr>
          <w:rFonts w:ascii="Times New Roman" w:eastAsia="宋体"/>
          <w:b/>
          <w:sz w:val="18"/>
          <w:szCs w:val="18"/>
        </w:rPr>
        <w:t xml:space="preserve">2-1  </w:t>
      </w:r>
      <w:r w:rsidRPr="00AD7F54">
        <w:rPr>
          <w:rFonts w:ascii="Times New Roman" w:eastAsia="宋体" w:hint="eastAsia"/>
          <w:b/>
          <w:sz w:val="18"/>
          <w:szCs w:val="18"/>
        </w:rPr>
        <w:t>现代</w:t>
      </w:r>
      <w:r w:rsidRPr="00AD7F54">
        <w:rPr>
          <w:rFonts w:ascii="Times New Roman" w:eastAsia="宋体"/>
          <w:b/>
          <w:sz w:val="18"/>
          <w:szCs w:val="18"/>
        </w:rPr>
        <w:t>编译器架构</w:t>
      </w:r>
      <w:r>
        <w:rPr>
          <w:rFonts w:ascii="Times New Roman" w:eastAsia="宋体"/>
          <w:b/>
          <w:sz w:val="18"/>
          <w:szCs w:val="18"/>
        </w:rPr>
        <w:fldChar w:fldCharType="begin"/>
      </w:r>
      <w:r>
        <w:rPr>
          <w:rFonts w:ascii="Times New Roman" w:eastAsia="宋体"/>
          <w:b/>
          <w:sz w:val="18"/>
          <w:szCs w:val="18"/>
        </w:rPr>
        <w:instrText xml:space="preserve"> REF _Ref147777356 \r \h </w:instrText>
      </w:r>
      <w:r>
        <w:rPr>
          <w:rFonts w:ascii="Times New Roman" w:eastAsia="宋体"/>
          <w:b/>
          <w:sz w:val="18"/>
          <w:szCs w:val="18"/>
        </w:rPr>
      </w:r>
      <w:r>
        <w:rPr>
          <w:rFonts w:ascii="Times New Roman" w:eastAsia="宋体"/>
          <w:b/>
          <w:sz w:val="18"/>
          <w:szCs w:val="18"/>
        </w:rPr>
        <w:fldChar w:fldCharType="separate"/>
      </w:r>
      <w:r>
        <w:rPr>
          <w:rFonts w:ascii="Times New Roman" w:eastAsia="宋体"/>
          <w:b/>
          <w:sz w:val="18"/>
          <w:szCs w:val="18"/>
        </w:rPr>
        <w:t>[1]</w:t>
      </w:r>
      <w:r>
        <w:rPr>
          <w:rFonts w:ascii="Times New Roman" w:eastAsia="宋体"/>
          <w:b/>
          <w:sz w:val="18"/>
          <w:szCs w:val="18"/>
        </w:rPr>
        <w:fldChar w:fldCharType="end"/>
      </w:r>
    </w:p>
    <w:p w14:paraId="0D65071A" w14:textId="77777777" w:rsidR="00963861" w:rsidRPr="00CE0E2A" w:rsidRDefault="00963861" w:rsidP="00963861">
      <w:pPr>
        <w:spacing w:line="288" w:lineRule="auto"/>
        <w:ind w:firstLine="482"/>
        <w:rPr>
          <w:rFonts w:ascii="Times New Roman" w:eastAsia="宋体"/>
          <w:sz w:val="24"/>
        </w:rPr>
      </w:pPr>
      <w:r>
        <w:rPr>
          <w:rFonts w:ascii="Times New Roman" w:eastAsia="宋体"/>
          <w:sz w:val="24"/>
        </w:rPr>
        <w:lastRenderedPageBreak/>
        <w:t>综合比较传统的编译器构建方法和现代的</w:t>
      </w:r>
      <w:r>
        <w:rPr>
          <w:rFonts w:ascii="Times New Roman" w:eastAsia="宋体"/>
          <w:sz w:val="24"/>
        </w:rPr>
        <w:t>DSL</w:t>
      </w:r>
      <w:r>
        <w:rPr>
          <w:rFonts w:ascii="Times New Roman" w:eastAsia="宋体"/>
          <w:sz w:val="24"/>
        </w:rPr>
        <w:t>设计方法，可以看出传统方法在</w:t>
      </w:r>
      <w:r>
        <w:rPr>
          <w:rFonts w:ascii="Times New Roman" w:eastAsia="宋体" w:hint="eastAsia"/>
          <w:sz w:val="24"/>
        </w:rPr>
        <w:t>编译效率和优化方面具有优势</w:t>
      </w:r>
      <w:r>
        <w:rPr>
          <w:rFonts w:ascii="Times New Roman" w:eastAsia="宋体"/>
          <w:sz w:val="24"/>
        </w:rPr>
        <w:fldChar w:fldCharType="begin"/>
      </w:r>
      <w:r>
        <w:rPr>
          <w:rFonts w:ascii="Times New Roman" w:eastAsia="宋体"/>
          <w:sz w:val="24"/>
        </w:rPr>
        <w:instrText xml:space="preserve"> </w:instrText>
      </w:r>
      <w:r>
        <w:rPr>
          <w:rFonts w:ascii="Times New Roman" w:eastAsia="宋体" w:hint="eastAsia"/>
          <w:sz w:val="24"/>
        </w:rPr>
        <w:instrText>REF _Ref147781843 \r \h</w:instrText>
      </w:r>
      <w:r>
        <w:rPr>
          <w:rFonts w:ascii="Times New Roman" w:eastAsia="宋体"/>
          <w:sz w:val="24"/>
        </w:rPr>
        <w:instrText xml:space="preserve"> </w:instrText>
      </w:r>
      <w:r>
        <w:rPr>
          <w:rFonts w:ascii="Times New Roman" w:eastAsia="宋体"/>
          <w:sz w:val="24"/>
        </w:rPr>
      </w:r>
      <w:r>
        <w:rPr>
          <w:rFonts w:ascii="Times New Roman" w:eastAsia="宋体"/>
          <w:sz w:val="24"/>
        </w:rPr>
        <w:fldChar w:fldCharType="separate"/>
      </w:r>
      <w:r>
        <w:rPr>
          <w:rFonts w:ascii="Times New Roman" w:eastAsia="宋体"/>
          <w:sz w:val="24"/>
        </w:rPr>
        <w:t>[3]</w:t>
      </w:r>
      <w:r>
        <w:rPr>
          <w:rFonts w:ascii="Times New Roman" w:eastAsia="宋体"/>
          <w:sz w:val="24"/>
        </w:rPr>
        <w:fldChar w:fldCharType="end"/>
      </w:r>
      <w:r>
        <w:rPr>
          <w:rFonts w:ascii="Times New Roman" w:eastAsia="宋体"/>
          <w:sz w:val="24"/>
        </w:rPr>
        <w:t>，而</w:t>
      </w:r>
      <w:r>
        <w:rPr>
          <w:rFonts w:ascii="Times New Roman" w:eastAsia="宋体"/>
          <w:sz w:val="24"/>
        </w:rPr>
        <w:t>DSL</w:t>
      </w:r>
      <w:r>
        <w:rPr>
          <w:rFonts w:ascii="Times New Roman" w:eastAsia="宋体"/>
          <w:sz w:val="24"/>
        </w:rPr>
        <w:t>设计方法则更加灵活和易于扩展</w:t>
      </w:r>
      <w:r>
        <w:rPr>
          <w:rFonts w:ascii="Times New Roman" w:eastAsia="宋体"/>
          <w:sz w:val="24"/>
        </w:rPr>
        <w:fldChar w:fldCharType="begin"/>
      </w:r>
      <w:r>
        <w:rPr>
          <w:rFonts w:ascii="Times New Roman" w:eastAsia="宋体"/>
          <w:sz w:val="24"/>
        </w:rPr>
        <w:instrText xml:space="preserve"> REF _Ref147782509 \r \h </w:instrText>
      </w:r>
      <w:r>
        <w:rPr>
          <w:rFonts w:ascii="Times New Roman" w:eastAsia="宋体"/>
          <w:sz w:val="24"/>
        </w:rPr>
      </w:r>
      <w:r>
        <w:rPr>
          <w:rFonts w:ascii="Times New Roman" w:eastAsia="宋体"/>
          <w:sz w:val="24"/>
        </w:rPr>
        <w:fldChar w:fldCharType="separate"/>
      </w:r>
      <w:r>
        <w:rPr>
          <w:rFonts w:ascii="Times New Roman" w:eastAsia="宋体"/>
          <w:sz w:val="24"/>
        </w:rPr>
        <w:t>[4]</w:t>
      </w:r>
      <w:r>
        <w:rPr>
          <w:rFonts w:ascii="Times New Roman" w:eastAsia="宋体"/>
          <w:sz w:val="24"/>
        </w:rPr>
        <w:fldChar w:fldCharType="end"/>
      </w:r>
      <w:r>
        <w:rPr>
          <w:rFonts w:ascii="Times New Roman" w:eastAsia="宋体"/>
          <w:sz w:val="24"/>
        </w:rPr>
        <w:t>。</w:t>
      </w:r>
    </w:p>
    <w:p w14:paraId="77CE25CB"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A66</w:t>
      </w:r>
      <w:r>
        <w:rPr>
          <w:rFonts w:ascii="Times New Roman" w:eastAsia="宋体" w:hint="eastAsia"/>
          <w:sz w:val="24"/>
        </w:rPr>
        <w:t>编程语言在设计和开发过程中，将综合吸收和融合传统编译器构建技术和现代</w:t>
      </w:r>
      <w:r>
        <w:rPr>
          <w:rFonts w:ascii="Times New Roman" w:eastAsia="宋体" w:hint="eastAsia"/>
          <w:sz w:val="24"/>
        </w:rPr>
        <w:t>DSL</w:t>
      </w:r>
      <w:r>
        <w:rPr>
          <w:rFonts w:ascii="Times New Roman" w:eastAsia="宋体" w:hint="eastAsia"/>
          <w:sz w:val="24"/>
        </w:rPr>
        <w:t>设计方法的优势，以实现高效、灵活且具有创新性的编程环境。在传统编译器构建技术中，</w:t>
      </w:r>
      <w:r>
        <w:rPr>
          <w:rFonts w:ascii="Times New Roman" w:eastAsia="宋体" w:hint="eastAsia"/>
          <w:sz w:val="24"/>
        </w:rPr>
        <w:t>A66</w:t>
      </w:r>
      <w:r>
        <w:rPr>
          <w:rFonts w:ascii="Times New Roman" w:eastAsia="宋体" w:hint="eastAsia"/>
          <w:sz w:val="24"/>
        </w:rPr>
        <w:t>将借鉴词法分析、语法分析、语义分析、中间代码生成和代码优化等核心技术，确保语言的执行效率和性能优化达到行业标准。</w:t>
      </w:r>
    </w:p>
    <w:p w14:paraId="3A8CC32C"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A66</w:t>
      </w:r>
      <w:r>
        <w:rPr>
          <w:rFonts w:ascii="Times New Roman" w:eastAsia="宋体" w:hint="eastAsia"/>
          <w:sz w:val="24"/>
        </w:rPr>
        <w:t>的底层逻辑会基于</w:t>
      </w:r>
      <w:r>
        <w:rPr>
          <w:rFonts w:ascii="Times New Roman" w:eastAsia="宋体" w:hint="eastAsia"/>
          <w:sz w:val="24"/>
        </w:rPr>
        <w:t>C++</w:t>
      </w:r>
      <w:r>
        <w:rPr>
          <w:rFonts w:ascii="Times New Roman" w:eastAsia="宋体" w:hint="eastAsia"/>
          <w:sz w:val="24"/>
        </w:rPr>
        <w:t>编译器，这将带来本质的性能优势和操作系统级的底层访问能力。借助</w:t>
      </w:r>
      <w:r>
        <w:rPr>
          <w:rFonts w:ascii="Times New Roman" w:eastAsia="宋体" w:hint="eastAsia"/>
          <w:sz w:val="24"/>
        </w:rPr>
        <w:t>C++</w:t>
      </w:r>
      <w:r>
        <w:rPr>
          <w:rFonts w:ascii="Times New Roman" w:eastAsia="宋体" w:hint="eastAsia"/>
          <w:sz w:val="24"/>
        </w:rPr>
        <w:t>丰富的库和成熟的开发生态，</w:t>
      </w:r>
      <w:r>
        <w:rPr>
          <w:rFonts w:ascii="Times New Roman" w:eastAsia="宋体" w:hint="eastAsia"/>
          <w:sz w:val="24"/>
        </w:rPr>
        <w:t>A66</w:t>
      </w:r>
      <w:r>
        <w:rPr>
          <w:rFonts w:ascii="Times New Roman" w:eastAsia="宋体" w:hint="eastAsia"/>
          <w:sz w:val="24"/>
        </w:rPr>
        <w:t>将实现丰富的功能，满足多种应用场景的需求。</w:t>
      </w:r>
    </w:p>
    <w:p w14:paraId="45285483"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在现代</w:t>
      </w:r>
      <w:r>
        <w:rPr>
          <w:rFonts w:ascii="Times New Roman" w:eastAsia="宋体" w:hint="eastAsia"/>
          <w:sz w:val="24"/>
        </w:rPr>
        <w:t>DSL</w:t>
      </w:r>
      <w:r>
        <w:rPr>
          <w:rFonts w:ascii="Times New Roman" w:eastAsia="宋体" w:hint="eastAsia"/>
          <w:sz w:val="24"/>
        </w:rPr>
        <w:t>的灵感驱动下，</w:t>
      </w:r>
      <w:r>
        <w:rPr>
          <w:rFonts w:ascii="Times New Roman" w:eastAsia="宋体" w:hint="eastAsia"/>
          <w:sz w:val="24"/>
        </w:rPr>
        <w:t>A66</w:t>
      </w:r>
      <w:r>
        <w:rPr>
          <w:rFonts w:ascii="Times New Roman" w:eastAsia="宋体" w:hint="eastAsia"/>
          <w:sz w:val="24"/>
        </w:rPr>
        <w:t>会拥有更加简洁明了、灵活可扩展的语法结构和语义表达。它会借鉴</w:t>
      </w:r>
      <w:r>
        <w:rPr>
          <w:rFonts w:ascii="Times New Roman" w:eastAsia="宋体" w:hint="eastAsia"/>
          <w:sz w:val="24"/>
        </w:rPr>
        <w:t>LLVM</w:t>
      </w:r>
      <w:r>
        <w:rPr>
          <w:rFonts w:ascii="Times New Roman" w:eastAsia="宋体" w:hint="eastAsia"/>
          <w:sz w:val="24"/>
        </w:rPr>
        <w:t>编译器框架的设计理念，将编译器的前端和后端分离，从而实现语言特性的快速迭代和优化。这种设计将使</w:t>
      </w:r>
      <w:r>
        <w:rPr>
          <w:rFonts w:ascii="Times New Roman" w:eastAsia="宋体" w:hint="eastAsia"/>
          <w:sz w:val="24"/>
        </w:rPr>
        <w:t>A66</w:t>
      </w:r>
      <w:r>
        <w:rPr>
          <w:rFonts w:ascii="Times New Roman" w:eastAsia="宋体" w:hint="eastAsia"/>
          <w:sz w:val="24"/>
        </w:rPr>
        <w:t>更容易适应不断变化的技术趋势和业务需求，保持其持续的竞争力和创新性。</w:t>
      </w:r>
    </w:p>
    <w:p w14:paraId="373F0426"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A66</w:t>
      </w:r>
      <w:r>
        <w:rPr>
          <w:rFonts w:ascii="Times New Roman" w:eastAsia="宋体" w:hint="eastAsia"/>
          <w:sz w:val="24"/>
        </w:rPr>
        <w:t>也将关注到其他使用</w:t>
      </w:r>
      <w:r>
        <w:rPr>
          <w:rFonts w:ascii="Times New Roman" w:eastAsia="宋体" w:hint="eastAsia"/>
          <w:sz w:val="24"/>
        </w:rPr>
        <w:t>C++</w:t>
      </w:r>
      <w:r>
        <w:rPr>
          <w:rFonts w:ascii="Times New Roman" w:eastAsia="宋体" w:hint="eastAsia"/>
          <w:sz w:val="24"/>
        </w:rPr>
        <w:t>编写的编程语言，如</w:t>
      </w:r>
      <w:r>
        <w:rPr>
          <w:rFonts w:ascii="Times New Roman" w:eastAsia="宋体" w:hint="eastAsia"/>
          <w:sz w:val="24"/>
        </w:rPr>
        <w:t>Rust</w:t>
      </w:r>
      <w:r>
        <w:rPr>
          <w:rFonts w:ascii="Times New Roman" w:eastAsia="宋体" w:hint="eastAsia"/>
          <w:sz w:val="24"/>
        </w:rPr>
        <w:t>和</w:t>
      </w:r>
      <w:r>
        <w:rPr>
          <w:rFonts w:ascii="Times New Roman" w:eastAsia="宋体" w:hint="eastAsia"/>
          <w:sz w:val="24"/>
        </w:rPr>
        <w:t>D</w:t>
      </w:r>
      <w:r>
        <w:rPr>
          <w:rFonts w:ascii="Times New Roman" w:eastAsia="宋体" w:hint="eastAsia"/>
          <w:sz w:val="24"/>
        </w:rPr>
        <w:t>语言，分析这些语言在语言设计和实现上的创新和改进，融合其优秀的设计元素。例如，</w:t>
      </w:r>
      <w:r>
        <w:rPr>
          <w:rFonts w:ascii="Times New Roman" w:eastAsia="宋体" w:hint="eastAsia"/>
          <w:sz w:val="24"/>
        </w:rPr>
        <w:t>Rust</w:t>
      </w:r>
      <w:r>
        <w:rPr>
          <w:rFonts w:ascii="Times New Roman" w:eastAsia="宋体" w:hint="eastAsia"/>
          <w:sz w:val="24"/>
        </w:rPr>
        <w:t>在内存安全和并发编程方面的优势将被</w:t>
      </w:r>
      <w:r>
        <w:rPr>
          <w:rFonts w:ascii="Times New Roman" w:eastAsia="宋体" w:hint="eastAsia"/>
          <w:sz w:val="24"/>
        </w:rPr>
        <w:t>A66</w:t>
      </w:r>
      <w:r>
        <w:rPr>
          <w:rFonts w:ascii="Times New Roman" w:eastAsia="宋体" w:hint="eastAsia"/>
          <w:sz w:val="24"/>
        </w:rPr>
        <w:t>所关注，寻求在保持性能的同时，增强语言的安全性和并发处理能力。</w:t>
      </w:r>
    </w:p>
    <w:p w14:paraId="078F087D"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综上所述，</w:t>
      </w:r>
      <w:r>
        <w:rPr>
          <w:rFonts w:ascii="Times New Roman" w:eastAsia="宋体" w:hint="eastAsia"/>
          <w:sz w:val="24"/>
        </w:rPr>
        <w:t>A66</w:t>
      </w:r>
      <w:r>
        <w:rPr>
          <w:rFonts w:ascii="Times New Roman" w:eastAsia="宋体" w:hint="eastAsia"/>
          <w:sz w:val="24"/>
        </w:rPr>
        <w:t>将通过综合传统和现代编程语言设计技术的优势，借鉴</w:t>
      </w:r>
      <w:r>
        <w:rPr>
          <w:rFonts w:ascii="Times New Roman" w:eastAsia="宋体" w:hint="eastAsia"/>
          <w:sz w:val="24"/>
        </w:rPr>
        <w:t>C++</w:t>
      </w:r>
      <w:r>
        <w:rPr>
          <w:rFonts w:ascii="Times New Roman" w:eastAsia="宋体" w:hint="eastAsia"/>
          <w:sz w:val="24"/>
        </w:rPr>
        <w:t>的性能基础和现代</w:t>
      </w:r>
      <w:r>
        <w:rPr>
          <w:rFonts w:ascii="Times New Roman" w:eastAsia="宋体" w:hint="eastAsia"/>
          <w:sz w:val="24"/>
        </w:rPr>
        <w:t>DSL</w:t>
      </w:r>
      <w:r>
        <w:rPr>
          <w:rFonts w:ascii="Times New Roman" w:eastAsia="宋体" w:hint="eastAsia"/>
          <w:sz w:val="24"/>
        </w:rPr>
        <w:t>的灵活性，实现一种既能满足高性能计算需求，又具备高度灵活性和易用性的新型编程语言。在这一过程中，</w:t>
      </w:r>
      <w:r>
        <w:rPr>
          <w:rFonts w:ascii="Times New Roman" w:eastAsia="宋体" w:hint="eastAsia"/>
          <w:sz w:val="24"/>
        </w:rPr>
        <w:t>A66</w:t>
      </w:r>
      <w:r>
        <w:rPr>
          <w:rFonts w:ascii="Times New Roman" w:eastAsia="宋体" w:hint="eastAsia"/>
          <w:sz w:val="24"/>
        </w:rPr>
        <w:t>将不断吸收先进的技术理念和设计方法，逐步完善和优化，以满足未来软件开发的多样化和高性能需求。</w:t>
      </w:r>
    </w:p>
    <w:p w14:paraId="15455F5B" w14:textId="77777777" w:rsidR="00963861" w:rsidRDefault="00963861" w:rsidP="00963861">
      <w:pPr>
        <w:spacing w:line="288" w:lineRule="auto"/>
        <w:ind w:firstLine="482"/>
        <w:outlineLvl w:val="2"/>
        <w:rPr>
          <w:rFonts w:ascii="Times New Roman" w:eastAsia="宋体"/>
          <w:b/>
          <w:bCs/>
          <w:sz w:val="24"/>
        </w:rPr>
      </w:pPr>
      <w:bookmarkStart w:id="55" w:name="_Toc19417"/>
      <w:r>
        <w:rPr>
          <w:rFonts w:ascii="Times New Roman" w:eastAsia="宋体" w:hint="eastAsia"/>
          <w:b/>
          <w:bCs/>
          <w:sz w:val="24"/>
        </w:rPr>
        <w:t xml:space="preserve">2.3.2 </w:t>
      </w:r>
      <w:r>
        <w:rPr>
          <w:rFonts w:ascii="Times New Roman" w:eastAsia="宋体" w:hint="eastAsia"/>
          <w:b/>
          <w:bCs/>
          <w:sz w:val="24"/>
        </w:rPr>
        <w:t>用户自定义函数、类和模块的相关工作</w:t>
      </w:r>
      <w:bookmarkEnd w:id="55"/>
      <w:r>
        <w:rPr>
          <w:rFonts w:ascii="Times New Roman" w:eastAsia="宋体" w:hint="eastAsia"/>
          <w:b/>
          <w:bCs/>
          <w:sz w:val="24"/>
        </w:rPr>
        <w:t xml:space="preserve"> </w:t>
      </w:r>
    </w:p>
    <w:p w14:paraId="2167E586" w14:textId="77777777" w:rsidR="00963861" w:rsidRDefault="00963861" w:rsidP="00963861">
      <w:pPr>
        <w:spacing w:line="288" w:lineRule="auto"/>
        <w:ind w:firstLine="482"/>
        <w:rPr>
          <w:rFonts w:ascii="Times New Roman" w:eastAsia="宋体"/>
          <w:sz w:val="24"/>
        </w:rPr>
      </w:pPr>
      <w:r>
        <w:rPr>
          <w:rFonts w:ascii="Times New Roman" w:eastAsia="宋体"/>
          <w:sz w:val="24"/>
        </w:rPr>
        <w:t>用户自定义函数、类和模块是编程语言中常见的特性，它们提供了一种组织和封装代码的方式，以实现代码的复用和模块化。在许多编程语言中，如</w:t>
      </w:r>
      <w:r>
        <w:rPr>
          <w:rFonts w:ascii="Times New Roman" w:eastAsia="宋体"/>
          <w:sz w:val="24"/>
        </w:rPr>
        <w:t>Python</w:t>
      </w:r>
      <w:r>
        <w:rPr>
          <w:rFonts w:ascii="Times New Roman" w:eastAsia="宋体"/>
          <w:sz w:val="24"/>
        </w:rPr>
        <w:t>和</w:t>
      </w:r>
      <w:r>
        <w:rPr>
          <w:rFonts w:ascii="Times New Roman" w:eastAsia="宋体"/>
          <w:sz w:val="24"/>
        </w:rPr>
        <w:t>C++</w:t>
      </w:r>
      <w:r>
        <w:rPr>
          <w:rFonts w:ascii="Times New Roman" w:eastAsia="宋体"/>
          <w:sz w:val="24"/>
        </w:rPr>
        <w:t>，都有各种方法来实现用户自定义函数、类和模块。</w:t>
      </w:r>
    </w:p>
    <w:p w14:paraId="29DD19C0" w14:textId="77777777" w:rsidR="00963861" w:rsidRDefault="00963861" w:rsidP="00963861">
      <w:pPr>
        <w:spacing w:line="288" w:lineRule="auto"/>
        <w:ind w:firstLine="482"/>
        <w:rPr>
          <w:rFonts w:ascii="Times New Roman" w:eastAsia="宋体"/>
          <w:sz w:val="24"/>
        </w:rPr>
      </w:pPr>
      <w:r>
        <w:rPr>
          <w:rFonts w:ascii="Times New Roman" w:eastAsia="宋体"/>
          <w:sz w:val="24"/>
        </w:rPr>
        <w:t>例如，在</w:t>
      </w:r>
      <w:r>
        <w:rPr>
          <w:rFonts w:ascii="Times New Roman" w:eastAsia="宋体"/>
          <w:sz w:val="24"/>
        </w:rPr>
        <w:t>Python</w:t>
      </w:r>
      <w:r>
        <w:rPr>
          <w:rFonts w:ascii="Times New Roman" w:eastAsia="宋体"/>
          <w:sz w:val="24"/>
        </w:rPr>
        <w:t>中，可以使用模块来组织相关的函数和类，并使用类来定义对象和实现面向对象的编程。此外，</w:t>
      </w:r>
      <w:r>
        <w:rPr>
          <w:rFonts w:ascii="Times New Roman" w:eastAsia="宋体"/>
          <w:sz w:val="24"/>
        </w:rPr>
        <w:t>Python</w:t>
      </w:r>
      <w:r>
        <w:rPr>
          <w:rFonts w:ascii="Times New Roman" w:eastAsia="宋体"/>
          <w:sz w:val="24"/>
        </w:rPr>
        <w:t>还支持装饰器和上下文管理器等高级特性，以提供更灵活和强大的功能</w:t>
      </w:r>
      <w:r>
        <w:rPr>
          <w:rFonts w:ascii="Times New Roman" w:eastAsia="宋体" w:hint="eastAsia"/>
          <w:sz w:val="24"/>
        </w:rPr>
        <w:t>(</w:t>
      </w:r>
      <w:r>
        <w:rPr>
          <w:rFonts w:ascii="Times New Roman" w:eastAsia="宋体" w:hint="eastAsia"/>
          <w:sz w:val="24"/>
        </w:rPr>
        <w:t>图</w:t>
      </w:r>
      <w:r>
        <w:rPr>
          <w:rFonts w:ascii="Times New Roman" w:eastAsia="宋体" w:hint="eastAsia"/>
          <w:sz w:val="24"/>
        </w:rPr>
        <w:t>2</w:t>
      </w:r>
      <w:r>
        <w:rPr>
          <w:rFonts w:ascii="Times New Roman" w:eastAsia="宋体"/>
          <w:sz w:val="24"/>
        </w:rPr>
        <w:t>-3</w:t>
      </w:r>
      <w:r>
        <w:rPr>
          <w:rFonts w:ascii="Times New Roman" w:eastAsia="宋体" w:hint="eastAsia"/>
          <w:sz w:val="24"/>
        </w:rPr>
        <w:t>)</w:t>
      </w:r>
      <w:r>
        <w:rPr>
          <w:rFonts w:ascii="Times New Roman" w:eastAsia="宋体"/>
          <w:sz w:val="24"/>
        </w:rPr>
        <w:t>。</w:t>
      </w:r>
    </w:p>
    <w:p w14:paraId="2231ACF3" w14:textId="77777777" w:rsidR="00963861" w:rsidRDefault="00963861" w:rsidP="00963861">
      <w:pPr>
        <w:pStyle w:val="ac"/>
        <w:jc w:val="both"/>
      </w:pPr>
      <w:r>
        <w:rPr>
          <w:noProof/>
        </w:rPr>
        <w:lastRenderedPageBreak/>
        <w:drawing>
          <wp:inline distT="0" distB="0" distL="0" distR="0" wp14:anchorId="38D88480" wp14:editId="656002EE">
            <wp:extent cx="5274310" cy="2276475"/>
            <wp:effectExtent l="0" t="0" r="0" b="0"/>
            <wp:docPr id="911360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60316" name=""/>
                    <pic:cNvPicPr/>
                  </pic:nvPicPr>
                  <pic:blipFill>
                    <a:blip r:embed="rId9"/>
                    <a:stretch>
                      <a:fillRect/>
                    </a:stretch>
                  </pic:blipFill>
                  <pic:spPr>
                    <a:xfrm>
                      <a:off x="0" y="0"/>
                      <a:ext cx="5274310" cy="2276475"/>
                    </a:xfrm>
                    <a:prstGeom prst="rect">
                      <a:avLst/>
                    </a:prstGeom>
                  </pic:spPr>
                </pic:pic>
              </a:graphicData>
            </a:graphic>
          </wp:inline>
        </w:drawing>
      </w:r>
    </w:p>
    <w:p w14:paraId="66C4A3B7" w14:textId="77777777" w:rsidR="00963861" w:rsidRDefault="00963861" w:rsidP="00963861">
      <w:pPr>
        <w:pStyle w:val="ac"/>
        <w:spacing w:after="240"/>
      </w:pPr>
      <w:r>
        <w:rPr>
          <w:rFonts w:hint="eastAsia"/>
        </w:rPr>
        <w:t>图</w:t>
      </w:r>
      <w:r>
        <w:t>2-3  P</w:t>
      </w:r>
      <w:r>
        <w:rPr>
          <w:rFonts w:hint="eastAsia"/>
        </w:rPr>
        <w:t>ython</w:t>
      </w:r>
      <w:r>
        <w:rPr>
          <w:rFonts w:hint="eastAsia"/>
        </w:rPr>
        <w:t>的高级特性</w:t>
      </w:r>
    </w:p>
    <w:p w14:paraId="20C9A196" w14:textId="77777777" w:rsidR="00963861" w:rsidRDefault="00963861" w:rsidP="00963861">
      <w:pPr>
        <w:spacing w:line="288" w:lineRule="auto"/>
        <w:ind w:firstLine="482"/>
        <w:rPr>
          <w:rFonts w:ascii="Times New Roman" w:eastAsia="宋体"/>
          <w:sz w:val="24"/>
        </w:rPr>
      </w:pPr>
      <w:r>
        <w:rPr>
          <w:rFonts w:ascii="Times New Roman" w:eastAsia="宋体"/>
          <w:sz w:val="24"/>
        </w:rPr>
        <w:t>在</w:t>
      </w:r>
      <w:r>
        <w:rPr>
          <w:rFonts w:ascii="Times New Roman" w:eastAsia="宋体"/>
          <w:sz w:val="24"/>
        </w:rPr>
        <w:t>C++</w:t>
      </w:r>
      <w:r>
        <w:rPr>
          <w:rFonts w:ascii="Times New Roman" w:eastAsia="宋体"/>
          <w:sz w:val="24"/>
        </w:rPr>
        <w:t>中，可以使用函数重载和模板来实现用户自定义函数的多态性和泛型编程。此外，</w:t>
      </w:r>
      <w:r>
        <w:rPr>
          <w:rFonts w:ascii="Times New Roman" w:eastAsia="宋体"/>
          <w:sz w:val="24"/>
        </w:rPr>
        <w:t>C++</w:t>
      </w:r>
      <w:r>
        <w:rPr>
          <w:rFonts w:ascii="Times New Roman" w:eastAsia="宋体"/>
          <w:sz w:val="24"/>
        </w:rPr>
        <w:t>还支持类的继承、多态和模板特化等特性，以实现面向对象和泛型编程的结合。</w:t>
      </w:r>
    </w:p>
    <w:p w14:paraId="7248C5DD" w14:textId="77777777" w:rsidR="00963861" w:rsidRDefault="00963861" w:rsidP="00963861">
      <w:pPr>
        <w:spacing w:line="288" w:lineRule="auto"/>
        <w:ind w:firstLine="482"/>
        <w:rPr>
          <w:rFonts w:ascii="Times New Roman" w:eastAsia="宋体"/>
          <w:sz w:val="24"/>
        </w:rPr>
      </w:pPr>
      <w:r>
        <w:rPr>
          <w:rFonts w:ascii="Times New Roman" w:eastAsia="宋体"/>
          <w:sz w:val="24"/>
        </w:rPr>
        <w:t>对于</w:t>
      </w:r>
      <w:r>
        <w:rPr>
          <w:rFonts w:ascii="Times New Roman" w:eastAsia="宋体"/>
          <w:sz w:val="24"/>
        </w:rPr>
        <w:t>A66</w:t>
      </w:r>
      <w:r>
        <w:rPr>
          <w:rFonts w:ascii="Times New Roman" w:eastAsia="宋体"/>
          <w:sz w:val="24"/>
        </w:rPr>
        <w:t>编程语言的设计和开发，可以借鉴这些方法，</w:t>
      </w:r>
      <w:r>
        <w:rPr>
          <w:rFonts w:ascii="Times New Roman" w:eastAsia="宋体" w:hint="eastAsia"/>
          <w:sz w:val="24"/>
        </w:rPr>
        <w:t>继承</w:t>
      </w:r>
      <w:r>
        <w:rPr>
          <w:rFonts w:ascii="Times New Roman" w:eastAsia="宋体" w:hint="eastAsia"/>
          <w:sz w:val="24"/>
        </w:rPr>
        <w:t>Python</w:t>
      </w:r>
      <w:r>
        <w:rPr>
          <w:rFonts w:ascii="Times New Roman" w:eastAsia="宋体" w:hint="eastAsia"/>
          <w:sz w:val="24"/>
        </w:rPr>
        <w:t>的简洁性和易用性，实现直观和清晰的语法结构。例如，模块化编程的实现将参考</w:t>
      </w:r>
      <w:r>
        <w:rPr>
          <w:rFonts w:ascii="Times New Roman" w:eastAsia="宋体" w:hint="eastAsia"/>
          <w:sz w:val="24"/>
        </w:rPr>
        <w:t>Python</w:t>
      </w:r>
      <w:r>
        <w:rPr>
          <w:rFonts w:ascii="Times New Roman" w:eastAsia="宋体" w:hint="eastAsia"/>
          <w:sz w:val="24"/>
        </w:rPr>
        <w:t>的模块和包管理机制，使得开发者能够方便地组织、管理和复用代码。同时，</w:t>
      </w:r>
      <w:r>
        <w:rPr>
          <w:rFonts w:ascii="Times New Roman" w:eastAsia="宋体" w:hint="eastAsia"/>
          <w:sz w:val="24"/>
        </w:rPr>
        <w:t>A66</w:t>
      </w:r>
      <w:r>
        <w:rPr>
          <w:rFonts w:ascii="Times New Roman" w:eastAsia="宋体" w:hint="eastAsia"/>
          <w:sz w:val="24"/>
        </w:rPr>
        <w:t>将通过引入类似装饰器和上下文管理器的高级特性，增强语言的表达力和灵活性，使其能够满足更复杂和多样化的编程场景。</w:t>
      </w:r>
    </w:p>
    <w:p w14:paraId="6CDBAF56"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另一方面，</w:t>
      </w:r>
      <w:r>
        <w:rPr>
          <w:rFonts w:ascii="Times New Roman" w:eastAsia="宋体" w:hint="eastAsia"/>
          <w:sz w:val="24"/>
        </w:rPr>
        <w:t>A66</w:t>
      </w:r>
      <w:r>
        <w:rPr>
          <w:rFonts w:ascii="Times New Roman" w:eastAsia="宋体" w:hint="eastAsia"/>
          <w:sz w:val="24"/>
        </w:rPr>
        <w:t>也将吸取</w:t>
      </w:r>
      <w:r>
        <w:rPr>
          <w:rFonts w:ascii="Times New Roman" w:eastAsia="宋体" w:hint="eastAsia"/>
          <w:sz w:val="24"/>
        </w:rPr>
        <w:t>C++</w:t>
      </w:r>
      <w:r>
        <w:rPr>
          <w:rFonts w:ascii="Times New Roman" w:eastAsia="宋体" w:hint="eastAsia"/>
          <w:sz w:val="24"/>
        </w:rPr>
        <w:t>的多态和泛型编程的优点。通过引入函数重载和模板等机制，</w:t>
      </w:r>
      <w:r>
        <w:rPr>
          <w:rFonts w:ascii="Times New Roman" w:eastAsia="宋体" w:hint="eastAsia"/>
          <w:sz w:val="24"/>
        </w:rPr>
        <w:t>A66</w:t>
      </w:r>
      <w:r>
        <w:rPr>
          <w:rFonts w:ascii="Times New Roman" w:eastAsia="宋体" w:hint="eastAsia"/>
          <w:sz w:val="24"/>
        </w:rPr>
        <w:t>将能够实现代码的高度泛化和自定义，满足不同场景和领域的特定需求。类的继承和多态特性也将被引入</w:t>
      </w:r>
      <w:r>
        <w:rPr>
          <w:rFonts w:ascii="Times New Roman" w:eastAsia="宋体" w:hint="eastAsia"/>
          <w:sz w:val="24"/>
        </w:rPr>
        <w:t>A66</w:t>
      </w:r>
      <w:r>
        <w:rPr>
          <w:rFonts w:ascii="Times New Roman" w:eastAsia="宋体" w:hint="eastAsia"/>
          <w:sz w:val="24"/>
        </w:rPr>
        <w:t>，实现面向对象编程的丰富表达和实用功能。</w:t>
      </w:r>
    </w:p>
    <w:p w14:paraId="42E2606A"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综合这些设计思路，</w:t>
      </w:r>
      <w:r>
        <w:rPr>
          <w:rFonts w:ascii="Times New Roman" w:eastAsia="宋体" w:hint="eastAsia"/>
          <w:sz w:val="24"/>
        </w:rPr>
        <w:t>A66</w:t>
      </w:r>
      <w:r>
        <w:rPr>
          <w:rFonts w:ascii="Times New Roman" w:eastAsia="宋体" w:hint="eastAsia"/>
          <w:sz w:val="24"/>
        </w:rPr>
        <w:t>将为开发者提供一个高度自定义和灵活的编程环境，其中用户自定义函数、类和模块的设计将是直观、灵活且功能丰富的。开发者将能够便捷地实现代码的模块化、复用和扩展，从而高效地应对各种复杂的编程任务和挑战。在保留高性能计算能力的基础上，</w:t>
      </w:r>
      <w:r>
        <w:rPr>
          <w:rFonts w:ascii="Times New Roman" w:eastAsia="宋体" w:hint="eastAsia"/>
          <w:sz w:val="24"/>
        </w:rPr>
        <w:t>A66</w:t>
      </w:r>
      <w:r>
        <w:rPr>
          <w:rFonts w:ascii="Times New Roman" w:eastAsia="宋体" w:hint="eastAsia"/>
          <w:sz w:val="24"/>
        </w:rPr>
        <w:t>也将努力提供更加友好和直观的用户体验，促使更广泛的用户和开发者社区参与和推动其不断发展和完善。</w:t>
      </w:r>
    </w:p>
    <w:p w14:paraId="0199AB30" w14:textId="77777777" w:rsidR="00963861" w:rsidRDefault="00963861" w:rsidP="00963861">
      <w:pPr>
        <w:spacing w:line="288" w:lineRule="auto"/>
        <w:ind w:firstLine="482"/>
        <w:outlineLvl w:val="2"/>
        <w:rPr>
          <w:rFonts w:ascii="Times New Roman" w:eastAsia="宋体"/>
          <w:b/>
          <w:bCs/>
          <w:sz w:val="24"/>
        </w:rPr>
      </w:pPr>
      <w:bookmarkStart w:id="56" w:name="_Toc25475"/>
      <w:r>
        <w:rPr>
          <w:rFonts w:ascii="Times New Roman" w:eastAsia="宋体" w:hint="eastAsia"/>
          <w:b/>
          <w:bCs/>
          <w:sz w:val="24"/>
        </w:rPr>
        <w:t xml:space="preserve">2.3.3 </w:t>
      </w:r>
      <w:r>
        <w:rPr>
          <w:rFonts w:ascii="Times New Roman" w:eastAsia="宋体" w:hint="eastAsia"/>
          <w:b/>
          <w:bCs/>
          <w:sz w:val="24"/>
        </w:rPr>
        <w:t>文档和示例的相关工作</w:t>
      </w:r>
      <w:bookmarkEnd w:id="56"/>
      <w:r>
        <w:rPr>
          <w:rFonts w:ascii="Times New Roman" w:eastAsia="宋体" w:hint="eastAsia"/>
          <w:b/>
          <w:bCs/>
          <w:sz w:val="24"/>
        </w:rPr>
        <w:t xml:space="preserve"> </w:t>
      </w:r>
    </w:p>
    <w:p w14:paraId="7F48FA65" w14:textId="77777777" w:rsidR="00963861" w:rsidRDefault="00963861" w:rsidP="00963861">
      <w:pPr>
        <w:spacing w:line="288" w:lineRule="auto"/>
        <w:ind w:firstLine="482"/>
        <w:rPr>
          <w:rFonts w:ascii="Times New Roman" w:eastAsia="宋体"/>
          <w:sz w:val="24"/>
        </w:rPr>
      </w:pPr>
      <w:r>
        <w:rPr>
          <w:rFonts w:ascii="Times New Roman" w:eastAsia="宋体"/>
          <w:sz w:val="24"/>
        </w:rPr>
        <w:t>编程语言的文档和示例对于开发者学习和使用语言非常重要。好的文档和示例可以提供清晰和易理解的指导，帮助开发者快速上手并解决问题。</w:t>
      </w:r>
    </w:p>
    <w:p w14:paraId="2DBAEA1B" w14:textId="77777777" w:rsidR="00963861" w:rsidRDefault="00963861" w:rsidP="00963861">
      <w:pPr>
        <w:spacing w:line="288" w:lineRule="auto"/>
        <w:ind w:firstLine="482"/>
        <w:rPr>
          <w:rFonts w:ascii="Times New Roman" w:eastAsia="宋体"/>
          <w:sz w:val="24"/>
        </w:rPr>
      </w:pPr>
      <w:r>
        <w:rPr>
          <w:rFonts w:ascii="Times New Roman" w:eastAsia="宋体"/>
          <w:sz w:val="24"/>
        </w:rPr>
        <w:t>在许多编程语言中，都有相应的文档和示例编写方法。例如，</w:t>
      </w:r>
      <w:r>
        <w:rPr>
          <w:rFonts w:ascii="Times New Roman" w:eastAsia="宋体"/>
          <w:sz w:val="24"/>
        </w:rPr>
        <w:t>Python</w:t>
      </w:r>
      <w:r>
        <w:rPr>
          <w:rFonts w:ascii="Times New Roman" w:eastAsia="宋体"/>
          <w:sz w:val="24"/>
        </w:rPr>
        <w:t>的官方文档</w:t>
      </w:r>
      <w:r>
        <w:rPr>
          <w:rFonts w:ascii="Times New Roman" w:eastAsia="宋体" w:hint="eastAsia"/>
          <w:sz w:val="24"/>
        </w:rPr>
        <w:t>（图</w:t>
      </w:r>
      <w:r>
        <w:rPr>
          <w:rFonts w:ascii="Times New Roman" w:eastAsia="宋体" w:hint="eastAsia"/>
          <w:sz w:val="24"/>
        </w:rPr>
        <w:t>2</w:t>
      </w:r>
      <w:r>
        <w:rPr>
          <w:rFonts w:ascii="Times New Roman" w:eastAsia="宋体"/>
          <w:sz w:val="24"/>
        </w:rPr>
        <w:t>-4</w:t>
      </w:r>
      <w:r>
        <w:rPr>
          <w:rFonts w:ascii="Times New Roman" w:eastAsia="宋体" w:hint="eastAsia"/>
          <w:sz w:val="24"/>
        </w:rPr>
        <w:t>）</w:t>
      </w:r>
      <w:r>
        <w:rPr>
          <w:rFonts w:ascii="Times New Roman" w:eastAsia="宋体"/>
          <w:sz w:val="24"/>
        </w:rPr>
        <w:t>提供了详细的语言规范、库函数文档和示例代码，以及用户手册和教程。</w:t>
      </w:r>
      <w:r>
        <w:rPr>
          <w:rFonts w:ascii="Times New Roman" w:eastAsia="宋体"/>
          <w:sz w:val="24"/>
        </w:rPr>
        <w:t>Java</w:t>
      </w:r>
      <w:r>
        <w:rPr>
          <w:rFonts w:ascii="Times New Roman" w:eastAsia="宋体"/>
          <w:sz w:val="24"/>
        </w:rPr>
        <w:t>的示例代码库中包含了各种使用</w:t>
      </w:r>
      <w:r>
        <w:rPr>
          <w:rFonts w:ascii="Times New Roman" w:eastAsia="宋体"/>
          <w:sz w:val="24"/>
        </w:rPr>
        <w:t>Java</w:t>
      </w:r>
      <w:r>
        <w:rPr>
          <w:rFonts w:ascii="Times New Roman" w:eastAsia="宋体"/>
          <w:sz w:val="24"/>
        </w:rPr>
        <w:t>编程的示例，涵盖了不同领域和应用场景。</w:t>
      </w:r>
    </w:p>
    <w:p w14:paraId="76B3E519" w14:textId="77777777" w:rsidR="00963861" w:rsidRDefault="00963861" w:rsidP="00963861">
      <w:pPr>
        <w:spacing w:line="288" w:lineRule="auto"/>
        <w:ind w:firstLine="482"/>
        <w:rPr>
          <w:rFonts w:ascii="Times New Roman" w:eastAsia="宋体"/>
          <w:sz w:val="24"/>
        </w:rPr>
      </w:pPr>
      <w:r>
        <w:rPr>
          <w:noProof/>
        </w:rPr>
        <w:lastRenderedPageBreak/>
        <w:drawing>
          <wp:inline distT="0" distB="0" distL="0" distR="0" wp14:anchorId="2F5D5BE6" wp14:editId="2B9B4E90">
            <wp:extent cx="5055235" cy="2670034"/>
            <wp:effectExtent l="0" t="0" r="0" b="0"/>
            <wp:docPr id="1604945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45591" name=""/>
                    <pic:cNvPicPr/>
                  </pic:nvPicPr>
                  <pic:blipFill>
                    <a:blip r:embed="rId10"/>
                    <a:stretch>
                      <a:fillRect/>
                    </a:stretch>
                  </pic:blipFill>
                  <pic:spPr>
                    <a:xfrm>
                      <a:off x="0" y="0"/>
                      <a:ext cx="5100821" cy="2694111"/>
                    </a:xfrm>
                    <a:prstGeom prst="rect">
                      <a:avLst/>
                    </a:prstGeom>
                  </pic:spPr>
                </pic:pic>
              </a:graphicData>
            </a:graphic>
          </wp:inline>
        </w:drawing>
      </w:r>
    </w:p>
    <w:p w14:paraId="6E68E15F" w14:textId="77777777" w:rsidR="00963861" w:rsidRPr="00AD7F54" w:rsidRDefault="00963861" w:rsidP="00963861">
      <w:pPr>
        <w:spacing w:line="288" w:lineRule="auto"/>
        <w:ind w:firstLine="482"/>
        <w:jc w:val="center"/>
        <w:rPr>
          <w:rFonts w:ascii="Times New Roman" w:eastAsia="宋体"/>
          <w:b/>
          <w:bCs/>
          <w:sz w:val="18"/>
          <w:szCs w:val="18"/>
        </w:rPr>
      </w:pPr>
      <w:r w:rsidRPr="00AD7F54">
        <w:rPr>
          <w:rFonts w:ascii="Times New Roman" w:eastAsia="宋体"/>
          <w:b/>
          <w:bCs/>
          <w:sz w:val="18"/>
          <w:szCs w:val="18"/>
        </w:rPr>
        <w:t>图</w:t>
      </w:r>
      <w:r w:rsidRPr="00AD7F54">
        <w:rPr>
          <w:rFonts w:ascii="Times New Roman" w:eastAsia="宋体"/>
          <w:b/>
          <w:bCs/>
          <w:sz w:val="18"/>
          <w:szCs w:val="18"/>
        </w:rPr>
        <w:t>2-</w:t>
      </w:r>
      <w:r>
        <w:rPr>
          <w:rFonts w:ascii="Times New Roman" w:eastAsia="宋体"/>
          <w:b/>
          <w:bCs/>
          <w:sz w:val="18"/>
          <w:szCs w:val="18"/>
        </w:rPr>
        <w:t>4</w:t>
      </w:r>
      <w:r w:rsidRPr="00AD7F54">
        <w:rPr>
          <w:rFonts w:ascii="Times New Roman" w:eastAsia="宋体"/>
          <w:b/>
          <w:bCs/>
          <w:sz w:val="18"/>
          <w:szCs w:val="18"/>
        </w:rPr>
        <w:t xml:space="preserve">  P</w:t>
      </w:r>
      <w:r w:rsidRPr="00AD7F54">
        <w:rPr>
          <w:rFonts w:ascii="Times New Roman" w:eastAsia="宋体" w:hint="eastAsia"/>
          <w:b/>
          <w:bCs/>
          <w:sz w:val="18"/>
          <w:szCs w:val="18"/>
        </w:rPr>
        <w:t>ython</w:t>
      </w:r>
      <w:r w:rsidRPr="00AD7F54">
        <w:rPr>
          <w:rFonts w:ascii="Times New Roman" w:eastAsia="宋体" w:hint="eastAsia"/>
          <w:b/>
          <w:bCs/>
          <w:sz w:val="18"/>
          <w:szCs w:val="18"/>
        </w:rPr>
        <w:t>的</w:t>
      </w:r>
      <w:r>
        <w:rPr>
          <w:rFonts w:ascii="Times New Roman" w:eastAsia="宋体" w:hint="eastAsia"/>
          <w:b/>
          <w:bCs/>
          <w:sz w:val="18"/>
          <w:szCs w:val="18"/>
        </w:rPr>
        <w:t>官方文档</w:t>
      </w:r>
    </w:p>
    <w:p w14:paraId="489AEBED" w14:textId="77777777" w:rsidR="00963861" w:rsidRDefault="00963861" w:rsidP="00963861">
      <w:pPr>
        <w:spacing w:line="288" w:lineRule="auto"/>
        <w:ind w:firstLine="482"/>
        <w:rPr>
          <w:rFonts w:ascii="Times New Roman" w:eastAsia="宋体"/>
          <w:sz w:val="24"/>
        </w:rPr>
      </w:pPr>
      <w:r>
        <w:rPr>
          <w:rFonts w:ascii="Times New Roman" w:eastAsia="宋体"/>
          <w:sz w:val="24"/>
        </w:rPr>
        <w:t>对于</w:t>
      </w:r>
      <w:r>
        <w:rPr>
          <w:rFonts w:ascii="Times New Roman" w:eastAsia="宋体"/>
          <w:sz w:val="24"/>
        </w:rPr>
        <w:t>A66</w:t>
      </w:r>
      <w:r>
        <w:rPr>
          <w:rFonts w:ascii="Times New Roman" w:eastAsia="宋体"/>
          <w:sz w:val="24"/>
        </w:rPr>
        <w:t>编程语言的文档和示例编写，</w:t>
      </w:r>
      <w:r>
        <w:rPr>
          <w:rFonts w:ascii="Times New Roman" w:eastAsia="宋体" w:hint="eastAsia"/>
          <w:sz w:val="24"/>
        </w:rPr>
        <w:t>我们计划在</w:t>
      </w:r>
      <w:r>
        <w:rPr>
          <w:rFonts w:ascii="Times New Roman" w:eastAsia="宋体" w:hint="eastAsia"/>
          <w:sz w:val="24"/>
        </w:rPr>
        <w:t>GitHub</w:t>
      </w:r>
      <w:r>
        <w:rPr>
          <w:rFonts w:ascii="Times New Roman" w:eastAsia="宋体" w:hint="eastAsia"/>
          <w:sz w:val="24"/>
        </w:rPr>
        <w:t>上使用</w:t>
      </w:r>
      <w:r>
        <w:rPr>
          <w:rFonts w:ascii="Times New Roman" w:eastAsia="宋体" w:hint="eastAsia"/>
          <w:sz w:val="24"/>
        </w:rPr>
        <w:t>Markdown</w:t>
      </w:r>
      <w:r>
        <w:rPr>
          <w:rFonts w:ascii="Times New Roman" w:eastAsia="宋体" w:hint="eastAsia"/>
          <w:sz w:val="24"/>
        </w:rPr>
        <w:t>格式来编写和发布</w:t>
      </w:r>
      <w:r>
        <w:rPr>
          <w:rFonts w:ascii="Times New Roman" w:eastAsia="宋体" w:hint="eastAsia"/>
          <w:sz w:val="24"/>
        </w:rPr>
        <w:t>README</w:t>
      </w:r>
      <w:r>
        <w:rPr>
          <w:rFonts w:ascii="Times New Roman" w:eastAsia="宋体" w:hint="eastAsia"/>
          <w:sz w:val="24"/>
        </w:rPr>
        <w:t>文档，将其作为开发者的首要参考和学习资源。</w:t>
      </w:r>
    </w:p>
    <w:p w14:paraId="7A59CB05"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首先，文档将详细描述</w:t>
      </w:r>
      <w:r>
        <w:rPr>
          <w:rFonts w:ascii="Times New Roman" w:eastAsia="宋体" w:hint="eastAsia"/>
          <w:sz w:val="24"/>
        </w:rPr>
        <w:t>A66</w:t>
      </w:r>
      <w:r>
        <w:rPr>
          <w:rFonts w:ascii="Times New Roman" w:eastAsia="宋体" w:hint="eastAsia"/>
          <w:sz w:val="24"/>
        </w:rPr>
        <w:t>语言的核心概念、语法规则和功能特性。我们会确保文档的条理清晰，逻辑严谨，从初学者到高级开发者，都能找到适合自己的学习和参考资料。通过插图、表格和示例代码的辅助，使得复杂的概念和技术细节更易于理解和掌握。</w:t>
      </w:r>
    </w:p>
    <w:p w14:paraId="61CE7C8B"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其次，示例代码是理论知识付诸实践的桥梁。我们将提供丰富的示例，覆盖</w:t>
      </w:r>
      <w:r>
        <w:rPr>
          <w:rFonts w:ascii="Times New Roman" w:eastAsia="宋体" w:hint="eastAsia"/>
          <w:sz w:val="24"/>
        </w:rPr>
        <w:t>A66</w:t>
      </w:r>
      <w:r>
        <w:rPr>
          <w:rFonts w:ascii="Times New Roman" w:eastAsia="宋体" w:hint="eastAsia"/>
          <w:sz w:val="24"/>
        </w:rPr>
        <w:t>的各个方面和应用场景，使开发者能够通过实例学习和实践，快速掌握</w:t>
      </w:r>
      <w:r>
        <w:rPr>
          <w:rFonts w:ascii="Times New Roman" w:eastAsia="宋体" w:hint="eastAsia"/>
          <w:sz w:val="24"/>
        </w:rPr>
        <w:t>A66</w:t>
      </w:r>
      <w:r>
        <w:rPr>
          <w:rFonts w:ascii="Times New Roman" w:eastAsia="宋体" w:hint="eastAsia"/>
          <w:sz w:val="24"/>
        </w:rPr>
        <w:t>的应用和开发技巧。每个示例都会附带详细的注释和解释，指导开发者步步深入，探索</w:t>
      </w:r>
      <w:r>
        <w:rPr>
          <w:rFonts w:ascii="Times New Roman" w:eastAsia="宋体" w:hint="eastAsia"/>
          <w:sz w:val="24"/>
        </w:rPr>
        <w:t>A66</w:t>
      </w:r>
      <w:r>
        <w:rPr>
          <w:rFonts w:ascii="Times New Roman" w:eastAsia="宋体" w:hint="eastAsia"/>
          <w:sz w:val="24"/>
        </w:rPr>
        <w:t>的强大功能和灵活性。</w:t>
      </w:r>
    </w:p>
    <w:p w14:paraId="498CD8E8"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w:t>
      </w:r>
      <w:r>
        <w:rPr>
          <w:rFonts w:ascii="Times New Roman" w:eastAsia="宋体" w:hint="eastAsia"/>
          <w:sz w:val="24"/>
        </w:rPr>
        <w:t>GitHub</w:t>
      </w:r>
      <w:r>
        <w:rPr>
          <w:rFonts w:ascii="Times New Roman" w:eastAsia="宋体" w:hint="eastAsia"/>
          <w:sz w:val="24"/>
        </w:rPr>
        <w:t>的</w:t>
      </w:r>
      <w:r>
        <w:rPr>
          <w:rFonts w:ascii="Times New Roman" w:eastAsia="宋体" w:hint="eastAsia"/>
          <w:sz w:val="24"/>
        </w:rPr>
        <w:t>README</w:t>
      </w:r>
      <w:r>
        <w:rPr>
          <w:rFonts w:ascii="Times New Roman" w:eastAsia="宋体" w:hint="eastAsia"/>
          <w:sz w:val="24"/>
        </w:rPr>
        <w:t>中，我们还将包括</w:t>
      </w:r>
      <w:r>
        <w:rPr>
          <w:rFonts w:ascii="Times New Roman" w:eastAsia="宋体" w:hint="eastAsia"/>
          <w:sz w:val="24"/>
        </w:rPr>
        <w:t>FAQ</w:t>
      </w:r>
      <w:r>
        <w:rPr>
          <w:rFonts w:ascii="Times New Roman" w:eastAsia="宋体" w:hint="eastAsia"/>
          <w:sz w:val="24"/>
        </w:rPr>
        <w:t>部分，收录开发者常见的问题和困惑，并提供详细和精确的解答。这不仅能帮助开发者解决具体的技术问题，也能持续完善和丰富</w:t>
      </w:r>
      <w:r>
        <w:rPr>
          <w:rFonts w:ascii="Times New Roman" w:eastAsia="宋体" w:hint="eastAsia"/>
          <w:sz w:val="24"/>
        </w:rPr>
        <w:t>A66</w:t>
      </w:r>
      <w:r>
        <w:rPr>
          <w:rFonts w:ascii="Times New Roman" w:eastAsia="宋体" w:hint="eastAsia"/>
          <w:sz w:val="24"/>
        </w:rPr>
        <w:t>的文档和教学资源。</w:t>
      </w:r>
    </w:p>
    <w:p w14:paraId="3B6A1226" w14:textId="77777777" w:rsidR="00963861" w:rsidRPr="005B34EF" w:rsidRDefault="00963861" w:rsidP="00963861">
      <w:pPr>
        <w:spacing w:line="288" w:lineRule="auto"/>
        <w:ind w:firstLine="482"/>
        <w:rPr>
          <w:rFonts w:ascii="Times New Roman" w:eastAsia="宋体"/>
          <w:color w:val="FF0000"/>
          <w:sz w:val="24"/>
        </w:rPr>
      </w:pPr>
      <w:r w:rsidRPr="005B34EF">
        <w:rPr>
          <w:rFonts w:ascii="Times New Roman" w:eastAsia="宋体" w:hint="eastAsia"/>
          <w:color w:val="FF0000"/>
          <w:sz w:val="24"/>
        </w:rPr>
        <w:t>-</w:t>
      </w:r>
      <w:r w:rsidRPr="005B34EF">
        <w:rPr>
          <w:rFonts w:ascii="Times New Roman" w:eastAsia="宋体"/>
          <w:color w:val="FF0000"/>
          <w:sz w:val="24"/>
        </w:rPr>
        <w:t>--------</w:t>
      </w:r>
      <w:r>
        <w:rPr>
          <w:rFonts w:ascii="Times New Roman" w:eastAsia="宋体" w:hint="eastAsia"/>
          <w:color w:val="FF0000"/>
          <w:sz w:val="24"/>
        </w:rPr>
        <w:t>可以</w:t>
      </w:r>
      <w:r w:rsidRPr="005B34EF">
        <w:rPr>
          <w:rFonts w:ascii="Times New Roman" w:eastAsia="宋体" w:hint="eastAsia"/>
          <w:color w:val="FF0000"/>
          <w:sz w:val="24"/>
        </w:rPr>
        <w:t>插入一张</w:t>
      </w:r>
      <w:r w:rsidRPr="005B34EF">
        <w:rPr>
          <w:rFonts w:ascii="Times New Roman" w:eastAsia="宋体" w:hint="eastAsia"/>
          <w:color w:val="FF0000"/>
          <w:sz w:val="24"/>
        </w:rPr>
        <w:t>github</w:t>
      </w:r>
      <w:r w:rsidRPr="005B34EF">
        <w:rPr>
          <w:rFonts w:ascii="Times New Roman" w:eastAsia="宋体" w:hint="eastAsia"/>
          <w:color w:val="FF0000"/>
          <w:sz w:val="24"/>
        </w:rPr>
        <w:t>的图</w:t>
      </w:r>
      <w:r w:rsidRPr="005B34EF">
        <w:rPr>
          <w:rFonts w:ascii="Times New Roman" w:eastAsia="宋体" w:hint="eastAsia"/>
          <w:color w:val="FF0000"/>
          <w:sz w:val="24"/>
        </w:rPr>
        <w:t>-</w:t>
      </w:r>
      <w:r w:rsidRPr="005B34EF">
        <w:rPr>
          <w:rFonts w:ascii="Times New Roman" w:eastAsia="宋体"/>
          <w:color w:val="FF0000"/>
          <w:sz w:val="24"/>
        </w:rPr>
        <w:t>-----------------</w:t>
      </w:r>
    </w:p>
    <w:p w14:paraId="6F471BC9"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最后，我们将鼓励和欢迎社区的参与和贡献。通过</w:t>
      </w:r>
      <w:r>
        <w:rPr>
          <w:rFonts w:ascii="Times New Roman" w:eastAsia="宋体" w:hint="eastAsia"/>
          <w:sz w:val="24"/>
        </w:rPr>
        <w:t>GitHub</w:t>
      </w:r>
      <w:r>
        <w:rPr>
          <w:rFonts w:ascii="Times New Roman" w:eastAsia="宋体" w:hint="eastAsia"/>
          <w:sz w:val="24"/>
        </w:rPr>
        <w:t>的协作功能，开发者可以参与到文档和示例的编写和改进中来，分享他们的经验和技巧，共同推动</w:t>
      </w:r>
      <w:r>
        <w:rPr>
          <w:rFonts w:ascii="Times New Roman" w:eastAsia="宋体" w:hint="eastAsia"/>
          <w:sz w:val="24"/>
        </w:rPr>
        <w:t>A66</w:t>
      </w:r>
      <w:r>
        <w:rPr>
          <w:rFonts w:ascii="Times New Roman" w:eastAsia="宋体" w:hint="eastAsia"/>
          <w:sz w:val="24"/>
        </w:rPr>
        <w:t>语言的成长和繁荣。我们相信，一个活跃和积极的开发者社区将是</w:t>
      </w:r>
      <w:r>
        <w:rPr>
          <w:rFonts w:ascii="Times New Roman" w:eastAsia="宋体" w:hint="eastAsia"/>
          <w:sz w:val="24"/>
        </w:rPr>
        <w:t>A66</w:t>
      </w:r>
      <w:r>
        <w:rPr>
          <w:rFonts w:ascii="Times New Roman" w:eastAsia="宋体" w:hint="eastAsia"/>
          <w:sz w:val="24"/>
        </w:rPr>
        <w:t>持续创新和进步的动力源泉。</w:t>
      </w:r>
    </w:p>
    <w:p w14:paraId="1601E203" w14:textId="77777777" w:rsidR="00963861" w:rsidRDefault="00963861" w:rsidP="00963861">
      <w:pPr>
        <w:spacing w:line="288" w:lineRule="auto"/>
        <w:ind w:firstLine="482"/>
        <w:outlineLvl w:val="2"/>
        <w:rPr>
          <w:rFonts w:ascii="Times New Roman" w:eastAsia="宋体"/>
          <w:b/>
          <w:bCs/>
          <w:sz w:val="24"/>
        </w:rPr>
      </w:pPr>
      <w:bookmarkStart w:id="57" w:name="_Toc8872"/>
      <w:r>
        <w:rPr>
          <w:rFonts w:ascii="Times New Roman" w:eastAsia="宋体" w:hint="eastAsia"/>
          <w:b/>
          <w:bCs/>
          <w:sz w:val="24"/>
        </w:rPr>
        <w:t xml:space="preserve">2.3.4 </w:t>
      </w:r>
      <w:r>
        <w:rPr>
          <w:rFonts w:ascii="Times New Roman" w:eastAsia="宋体" w:hint="eastAsia"/>
          <w:b/>
          <w:bCs/>
          <w:sz w:val="24"/>
        </w:rPr>
        <w:t>开发工具和开发环境的相关工作</w:t>
      </w:r>
      <w:bookmarkEnd w:id="57"/>
      <w:r>
        <w:rPr>
          <w:rFonts w:ascii="Times New Roman" w:eastAsia="宋体" w:hint="eastAsia"/>
          <w:b/>
          <w:bCs/>
          <w:sz w:val="24"/>
        </w:rPr>
        <w:t xml:space="preserve"> </w:t>
      </w:r>
    </w:p>
    <w:p w14:paraId="61484775" w14:textId="77777777" w:rsidR="00963861" w:rsidRDefault="00963861" w:rsidP="00963861">
      <w:pPr>
        <w:spacing w:line="288" w:lineRule="auto"/>
        <w:ind w:firstLine="482"/>
        <w:rPr>
          <w:rFonts w:ascii="Times New Roman" w:eastAsia="宋体"/>
          <w:sz w:val="24"/>
        </w:rPr>
      </w:pPr>
      <w:r>
        <w:rPr>
          <w:rFonts w:ascii="Times New Roman" w:eastAsia="宋体"/>
          <w:sz w:val="24"/>
        </w:rPr>
        <w:t>编程语言的开发工具和开发环境对于开发者的效率和代码质量有重要影响。好的开发工具和环境可以提供丰富的功能和良好的用户体验，帮助开发者编写、调试和测试代码。</w:t>
      </w:r>
    </w:p>
    <w:p w14:paraId="2CEA4073" w14:textId="77777777" w:rsidR="00963861" w:rsidRDefault="00963861" w:rsidP="00963861">
      <w:pPr>
        <w:spacing w:line="288" w:lineRule="auto"/>
        <w:ind w:firstLine="482"/>
        <w:rPr>
          <w:rFonts w:ascii="Times New Roman" w:eastAsia="宋体"/>
          <w:sz w:val="24"/>
        </w:rPr>
      </w:pPr>
      <w:r>
        <w:rPr>
          <w:rFonts w:ascii="Times New Roman" w:eastAsia="宋体"/>
          <w:sz w:val="24"/>
        </w:rPr>
        <w:t>在许多编程语言中，都有相应的开发工具和环境。例如，</w:t>
      </w:r>
      <w:r>
        <w:rPr>
          <w:rFonts w:ascii="Times New Roman" w:eastAsia="宋体"/>
          <w:sz w:val="24"/>
        </w:rPr>
        <w:t>Visual Studio</w:t>
      </w:r>
      <w:r>
        <w:rPr>
          <w:rFonts w:ascii="Times New Roman" w:eastAsia="宋体"/>
          <w:sz w:val="24"/>
        </w:rPr>
        <w:t>是</w:t>
      </w:r>
      <w:r>
        <w:rPr>
          <w:rFonts w:ascii="Times New Roman" w:eastAsia="宋体"/>
          <w:sz w:val="24"/>
        </w:rPr>
        <w:lastRenderedPageBreak/>
        <w:t>一个功能强大的集成开发环境（</w:t>
      </w:r>
      <w:r>
        <w:rPr>
          <w:rFonts w:ascii="Times New Roman" w:eastAsia="宋体"/>
          <w:sz w:val="24"/>
        </w:rPr>
        <w:t>IDE</w:t>
      </w:r>
      <w:r>
        <w:rPr>
          <w:rFonts w:ascii="Times New Roman" w:eastAsia="宋体"/>
          <w:sz w:val="24"/>
        </w:rPr>
        <w:t>），支持多种编程语言，提供了代码编辑、调试、版本控制和性能分析等功能。</w:t>
      </w:r>
      <w:r>
        <w:rPr>
          <w:rFonts w:ascii="Times New Roman" w:eastAsia="宋体"/>
          <w:sz w:val="24"/>
        </w:rPr>
        <w:t>Eclipse</w:t>
      </w:r>
      <w:r>
        <w:rPr>
          <w:rFonts w:ascii="Times New Roman" w:eastAsia="宋体"/>
          <w:sz w:val="24"/>
        </w:rPr>
        <w:t>是另一个流行的开发工具，它也提供了类似的功能，并支持插件扩展。</w:t>
      </w:r>
    </w:p>
    <w:p w14:paraId="31B759AA"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A66</w:t>
      </w:r>
      <w:r>
        <w:rPr>
          <w:rFonts w:ascii="Times New Roman" w:eastAsia="宋体" w:hint="eastAsia"/>
          <w:sz w:val="24"/>
        </w:rPr>
        <w:t>将汲取诸如</w:t>
      </w:r>
      <w:r>
        <w:rPr>
          <w:rFonts w:ascii="Times New Roman" w:eastAsia="宋体" w:hint="eastAsia"/>
          <w:sz w:val="24"/>
        </w:rPr>
        <w:t>Visual Studio</w:t>
      </w:r>
      <w:r>
        <w:rPr>
          <w:rFonts w:ascii="Times New Roman" w:eastAsia="宋体" w:hint="eastAsia"/>
          <w:sz w:val="24"/>
        </w:rPr>
        <w:t>和</w:t>
      </w:r>
      <w:r>
        <w:rPr>
          <w:rFonts w:ascii="Times New Roman" w:eastAsia="宋体" w:hint="eastAsia"/>
          <w:sz w:val="24"/>
        </w:rPr>
        <w:t>Eclipse</w:t>
      </w:r>
      <w:r>
        <w:rPr>
          <w:rFonts w:ascii="Times New Roman" w:eastAsia="宋体" w:hint="eastAsia"/>
          <w:sz w:val="24"/>
        </w:rPr>
        <w:t>这类先进</w:t>
      </w:r>
      <w:r>
        <w:rPr>
          <w:rFonts w:ascii="Times New Roman" w:eastAsia="宋体" w:hint="eastAsia"/>
          <w:sz w:val="24"/>
        </w:rPr>
        <w:t>IDE</w:t>
      </w:r>
      <w:r>
        <w:rPr>
          <w:rFonts w:ascii="Times New Roman" w:eastAsia="宋体" w:hint="eastAsia"/>
          <w:sz w:val="24"/>
        </w:rPr>
        <w:t>的经验，结合</w:t>
      </w:r>
      <w:r>
        <w:rPr>
          <w:rFonts w:ascii="Times New Roman" w:eastAsia="宋体" w:hint="eastAsia"/>
          <w:sz w:val="24"/>
        </w:rPr>
        <w:t>A66</w:t>
      </w:r>
      <w:r>
        <w:rPr>
          <w:rFonts w:ascii="Times New Roman" w:eastAsia="宋体" w:hint="eastAsia"/>
          <w:sz w:val="24"/>
        </w:rPr>
        <w:t>自身语言特性和应用场景，定制开发工具和环境。我们计划提供一套全面的开发解决方案，其中将包括代码编辑、调试、版本控制和性能分析等全方位功能，以及丰富的</w:t>
      </w:r>
      <w:r>
        <w:rPr>
          <w:rFonts w:ascii="Times New Roman" w:eastAsia="宋体" w:hint="eastAsia"/>
          <w:sz w:val="24"/>
        </w:rPr>
        <w:t>API</w:t>
      </w:r>
      <w:r>
        <w:rPr>
          <w:rFonts w:ascii="Times New Roman" w:eastAsia="宋体" w:hint="eastAsia"/>
          <w:sz w:val="24"/>
        </w:rPr>
        <w:t>文档和示例代码支持。</w:t>
      </w:r>
    </w:p>
    <w:p w14:paraId="61F79916"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A66</w:t>
      </w:r>
      <w:r>
        <w:rPr>
          <w:rFonts w:ascii="Times New Roman" w:eastAsia="宋体" w:hint="eastAsia"/>
          <w:sz w:val="24"/>
        </w:rPr>
        <w:t>的开发环境将重点关注用户体验和开发效率，实现界面友好、操作直观、功能齐全。我们希望通过提供智能代码补全、实时错误提示、可视化调试等高级功能，帮助开发者更加便捷地编写、测试和调优代码。</w:t>
      </w:r>
    </w:p>
    <w:p w14:paraId="72B8C206"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此外，</w:t>
      </w:r>
      <w:r>
        <w:rPr>
          <w:rFonts w:ascii="Times New Roman" w:eastAsia="宋体" w:hint="eastAsia"/>
          <w:sz w:val="24"/>
        </w:rPr>
        <w:t>A66</w:t>
      </w:r>
      <w:r>
        <w:rPr>
          <w:rFonts w:ascii="Times New Roman" w:eastAsia="宋体" w:hint="eastAsia"/>
          <w:sz w:val="24"/>
        </w:rPr>
        <w:t>的开发工具也将具备良好的扩展性，支持插件和外部工具的快速集成，使得开发者能够根据自身需求和喜好定制个性化的开发环境。我们将积极与开发者社区互动，收集反馈，不断完善和优化开发工具和环境，以满足更广泛和多样的开发需求。</w:t>
      </w:r>
    </w:p>
    <w:p w14:paraId="34F842A3"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综合来说，</w:t>
      </w:r>
      <w:r>
        <w:rPr>
          <w:rFonts w:ascii="Times New Roman" w:eastAsia="宋体" w:hint="eastAsia"/>
          <w:sz w:val="24"/>
        </w:rPr>
        <w:t>A66</w:t>
      </w:r>
      <w:r>
        <w:rPr>
          <w:rFonts w:ascii="Times New Roman" w:eastAsia="宋体" w:hint="eastAsia"/>
          <w:sz w:val="24"/>
        </w:rPr>
        <w:t>的开发工具和环境的建设目标是为开发者提供一个一站式的编程解决方案，将编码、调试、测试和部署等各个开发阶段紧密整合，以促进</w:t>
      </w:r>
      <w:r>
        <w:rPr>
          <w:rFonts w:ascii="Times New Roman" w:eastAsia="宋体" w:hint="eastAsia"/>
          <w:sz w:val="24"/>
        </w:rPr>
        <w:t>A66</w:t>
      </w:r>
      <w:r>
        <w:rPr>
          <w:rFonts w:ascii="Times New Roman" w:eastAsia="宋体" w:hint="eastAsia"/>
          <w:sz w:val="24"/>
        </w:rPr>
        <w:t>语言的快速学习、掌握和广泛应用。我们致力于通过持续的创新和优化，使</w:t>
      </w:r>
      <w:r>
        <w:rPr>
          <w:rFonts w:ascii="Times New Roman" w:eastAsia="宋体" w:hint="eastAsia"/>
          <w:sz w:val="24"/>
        </w:rPr>
        <w:t>A66</w:t>
      </w:r>
      <w:r>
        <w:rPr>
          <w:rFonts w:ascii="Times New Roman" w:eastAsia="宋体" w:hint="eastAsia"/>
          <w:sz w:val="24"/>
        </w:rPr>
        <w:t>成为开发者心目中高效、便捷和强大的编程语言选择。</w:t>
      </w:r>
    </w:p>
    <w:p w14:paraId="332134C4" w14:textId="77777777" w:rsidR="00963861" w:rsidRDefault="00963861" w:rsidP="00963861">
      <w:pPr>
        <w:spacing w:line="288" w:lineRule="auto"/>
        <w:ind w:firstLine="482"/>
        <w:outlineLvl w:val="2"/>
        <w:rPr>
          <w:rFonts w:ascii="Times New Roman" w:eastAsia="宋体"/>
          <w:b/>
          <w:bCs/>
          <w:sz w:val="24"/>
        </w:rPr>
      </w:pPr>
      <w:bookmarkStart w:id="58" w:name="_Toc28609"/>
      <w:r>
        <w:rPr>
          <w:rFonts w:ascii="Times New Roman" w:eastAsia="宋体" w:hint="eastAsia"/>
          <w:b/>
          <w:bCs/>
          <w:sz w:val="24"/>
        </w:rPr>
        <w:t xml:space="preserve">2.3.5 </w:t>
      </w:r>
      <w:r>
        <w:rPr>
          <w:rFonts w:ascii="Times New Roman" w:eastAsia="宋体" w:hint="eastAsia"/>
          <w:b/>
          <w:bCs/>
          <w:sz w:val="24"/>
        </w:rPr>
        <w:t>分析和评价</w:t>
      </w:r>
      <w:bookmarkEnd w:id="58"/>
      <w:r>
        <w:rPr>
          <w:rFonts w:ascii="Times New Roman" w:eastAsia="宋体" w:hint="eastAsia"/>
          <w:b/>
          <w:bCs/>
          <w:sz w:val="24"/>
        </w:rPr>
        <w:t xml:space="preserve"> </w:t>
      </w:r>
    </w:p>
    <w:p w14:paraId="1BF21CF8"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在深入探讨了编程语言设计与开发、用户自定义函数、类与模块的构造、文档与示例的创作，以及开发工具和环境的搭建与优化后，我们可以对</w:t>
      </w:r>
      <w:r>
        <w:rPr>
          <w:rFonts w:ascii="Times New Roman" w:eastAsia="宋体" w:hint="eastAsia"/>
          <w:sz w:val="24"/>
        </w:rPr>
        <w:t>A66</w:t>
      </w:r>
      <w:r>
        <w:rPr>
          <w:rFonts w:ascii="Times New Roman" w:eastAsia="宋体" w:hint="eastAsia"/>
          <w:sz w:val="24"/>
        </w:rPr>
        <w:t>语言及其整体开发生态进行综合分析和评价。</w:t>
      </w:r>
    </w:p>
    <w:p w14:paraId="324E20CC"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首先，从编程语言设计和开发的角度看，</w:t>
      </w:r>
      <w:r>
        <w:rPr>
          <w:rFonts w:ascii="Times New Roman" w:eastAsia="宋体" w:hint="eastAsia"/>
          <w:sz w:val="24"/>
        </w:rPr>
        <w:t>A66</w:t>
      </w:r>
      <w:r>
        <w:rPr>
          <w:rFonts w:ascii="Times New Roman" w:eastAsia="宋体" w:hint="eastAsia"/>
          <w:sz w:val="24"/>
        </w:rPr>
        <w:t>通过借鉴和整合现有成熟编程语言的优势，以及适时创新，展现出其独特的价值和潜力。其在继承</w:t>
      </w:r>
      <w:r>
        <w:rPr>
          <w:rFonts w:ascii="Times New Roman" w:eastAsia="宋体" w:hint="eastAsia"/>
          <w:sz w:val="24"/>
        </w:rPr>
        <w:t>C++</w:t>
      </w:r>
      <w:r>
        <w:rPr>
          <w:rFonts w:ascii="Times New Roman" w:eastAsia="宋体" w:hint="eastAsia"/>
          <w:sz w:val="24"/>
        </w:rPr>
        <w:t>的高性能和深度优化基础上，融合了</w:t>
      </w:r>
      <w:r>
        <w:rPr>
          <w:rFonts w:ascii="Times New Roman" w:eastAsia="宋体" w:hint="eastAsia"/>
          <w:sz w:val="24"/>
        </w:rPr>
        <w:t>Python</w:t>
      </w:r>
      <w:r>
        <w:rPr>
          <w:rFonts w:ascii="Times New Roman" w:eastAsia="宋体" w:hint="eastAsia"/>
          <w:sz w:val="24"/>
        </w:rPr>
        <w:t>的简洁易用性，试图在性能与易用性之间寻找一个优雅的平衡点。</w:t>
      </w:r>
    </w:p>
    <w:p w14:paraId="7A4D0F9E"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其次，在用户自定义函数、类和模块的构建上，</w:t>
      </w:r>
      <w:r>
        <w:rPr>
          <w:rFonts w:ascii="Times New Roman" w:eastAsia="宋体" w:hint="eastAsia"/>
          <w:sz w:val="24"/>
        </w:rPr>
        <w:t>A66</w:t>
      </w:r>
      <w:r>
        <w:rPr>
          <w:rFonts w:ascii="Times New Roman" w:eastAsia="宋体" w:hint="eastAsia"/>
          <w:sz w:val="24"/>
        </w:rPr>
        <w:t>表现出其灵活性和扩展性。语言支持丰富的自定义选项和模块化编程，使开发者能够根据具体需求和应用场景，高效地实现功能定制和代码重用。</w:t>
      </w:r>
    </w:p>
    <w:p w14:paraId="795D149C"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在文档和示例方面，</w:t>
      </w:r>
      <w:r>
        <w:rPr>
          <w:rFonts w:ascii="Times New Roman" w:eastAsia="宋体" w:hint="eastAsia"/>
          <w:sz w:val="24"/>
        </w:rPr>
        <w:t>A66</w:t>
      </w:r>
      <w:r>
        <w:rPr>
          <w:rFonts w:ascii="Times New Roman" w:eastAsia="宋体" w:hint="eastAsia"/>
          <w:sz w:val="24"/>
        </w:rPr>
        <w:t>采用在</w:t>
      </w:r>
      <w:r>
        <w:rPr>
          <w:rFonts w:ascii="Times New Roman" w:eastAsia="宋体" w:hint="eastAsia"/>
          <w:sz w:val="24"/>
        </w:rPr>
        <w:t>GitHub</w:t>
      </w:r>
      <w:r>
        <w:rPr>
          <w:rFonts w:ascii="Times New Roman" w:eastAsia="宋体" w:hint="eastAsia"/>
          <w:sz w:val="24"/>
        </w:rPr>
        <w:t>上用</w:t>
      </w:r>
      <w:r>
        <w:rPr>
          <w:rFonts w:ascii="Times New Roman" w:eastAsia="宋体" w:hint="eastAsia"/>
          <w:sz w:val="24"/>
        </w:rPr>
        <w:t>Markdown</w:t>
      </w:r>
      <w:r>
        <w:rPr>
          <w:rFonts w:ascii="Times New Roman" w:eastAsia="宋体" w:hint="eastAsia"/>
          <w:sz w:val="24"/>
        </w:rPr>
        <w:t>编写</w:t>
      </w:r>
      <w:r>
        <w:rPr>
          <w:rFonts w:ascii="Times New Roman" w:eastAsia="宋体" w:hint="eastAsia"/>
          <w:sz w:val="24"/>
        </w:rPr>
        <w:t>README</w:t>
      </w:r>
      <w:r>
        <w:rPr>
          <w:rFonts w:ascii="Times New Roman" w:eastAsia="宋体" w:hint="eastAsia"/>
          <w:sz w:val="24"/>
        </w:rPr>
        <w:t>的方式，使文档清晰、简洁且易于维护。示例丰富，覆盖语言的多个方面和应用场景，有助于开发者快速掌握语言特性和应用技巧。</w:t>
      </w:r>
    </w:p>
    <w:p w14:paraId="02EC9A63"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对于开发工具和环境，</w:t>
      </w:r>
      <w:r>
        <w:rPr>
          <w:rFonts w:ascii="Times New Roman" w:eastAsia="宋体" w:hint="eastAsia"/>
          <w:sz w:val="24"/>
        </w:rPr>
        <w:t>A66</w:t>
      </w:r>
      <w:r>
        <w:rPr>
          <w:rFonts w:ascii="Times New Roman" w:eastAsia="宋体" w:hint="eastAsia"/>
          <w:sz w:val="24"/>
        </w:rPr>
        <w:t>意图创建一个集成、高效和用户友好的开发生态。该生态不仅能支持</w:t>
      </w:r>
      <w:r>
        <w:rPr>
          <w:rFonts w:ascii="Times New Roman" w:eastAsia="宋体" w:hint="eastAsia"/>
          <w:sz w:val="24"/>
        </w:rPr>
        <w:t>A66</w:t>
      </w:r>
      <w:r>
        <w:rPr>
          <w:rFonts w:ascii="Times New Roman" w:eastAsia="宋体" w:hint="eastAsia"/>
          <w:sz w:val="24"/>
        </w:rPr>
        <w:t>的全面功能，也能通过插件和外部工具的集成，满足个性化和特定领域的开发需求。</w:t>
      </w:r>
    </w:p>
    <w:p w14:paraId="49EB893A"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综合评价，</w:t>
      </w:r>
      <w:r>
        <w:rPr>
          <w:rFonts w:ascii="Times New Roman" w:eastAsia="宋体" w:hint="eastAsia"/>
          <w:sz w:val="24"/>
        </w:rPr>
        <w:t>A66</w:t>
      </w:r>
      <w:r>
        <w:rPr>
          <w:rFonts w:ascii="Times New Roman" w:eastAsia="宋体" w:hint="eastAsia"/>
          <w:sz w:val="24"/>
        </w:rPr>
        <w:t>语言及其开发生态表现出明显的优势和潜力。但作为一门新兴语言，其也面临着市场认可度、开发者社区建设、持续创新和完善等方面</w:t>
      </w:r>
      <w:r>
        <w:rPr>
          <w:rFonts w:ascii="Times New Roman" w:eastAsia="宋体" w:hint="eastAsia"/>
          <w:sz w:val="24"/>
        </w:rPr>
        <w:lastRenderedPageBreak/>
        <w:t>的挑战。未来，</w:t>
      </w:r>
      <w:r>
        <w:rPr>
          <w:rFonts w:ascii="Times New Roman" w:eastAsia="宋体" w:hint="eastAsia"/>
          <w:sz w:val="24"/>
        </w:rPr>
        <w:t>A66</w:t>
      </w:r>
      <w:r>
        <w:rPr>
          <w:rFonts w:ascii="Times New Roman" w:eastAsia="宋体" w:hint="eastAsia"/>
          <w:sz w:val="24"/>
        </w:rPr>
        <w:t>需要继续优化语言特性，完善开发工具和环境，丰富文档和示例，同时积极构建和发展开发者社区，促使更多的开发者和组织采纳和应用</w:t>
      </w:r>
      <w:r>
        <w:rPr>
          <w:rFonts w:ascii="Times New Roman" w:eastAsia="宋体" w:hint="eastAsia"/>
          <w:sz w:val="24"/>
        </w:rPr>
        <w:t>A66</w:t>
      </w:r>
      <w:r>
        <w:rPr>
          <w:rFonts w:ascii="Times New Roman" w:eastAsia="宋体" w:hint="eastAsia"/>
          <w:sz w:val="24"/>
        </w:rPr>
        <w:t>，推动其在更广泛领域和更多应用场景中展现价值。</w:t>
      </w:r>
    </w:p>
    <w:p w14:paraId="6BFC57ED" w14:textId="77777777" w:rsidR="00963861" w:rsidRDefault="00963861" w:rsidP="00963861">
      <w:pPr>
        <w:pStyle w:val="1"/>
        <w:jc w:val="center"/>
        <w:rPr>
          <w:rFonts w:ascii="Times New Roman" w:eastAsia="黑体"/>
          <w:sz w:val="36"/>
        </w:rPr>
      </w:pPr>
      <w:bookmarkStart w:id="59" w:name="_Toc21003"/>
      <w:r>
        <w:rPr>
          <w:rFonts w:ascii="Times New Roman" w:eastAsia="黑体" w:hint="eastAsia"/>
          <w:sz w:val="36"/>
        </w:rPr>
        <w:t>第</w:t>
      </w:r>
      <w:r>
        <w:rPr>
          <w:rFonts w:ascii="Times New Roman" w:eastAsia="黑体" w:hint="eastAsia"/>
          <w:sz w:val="36"/>
        </w:rPr>
        <w:t>3</w:t>
      </w:r>
      <w:r>
        <w:rPr>
          <w:rFonts w:ascii="Times New Roman" w:eastAsia="黑体" w:hint="eastAsia"/>
          <w:sz w:val="36"/>
        </w:rPr>
        <w:t>章</w:t>
      </w:r>
      <w:r>
        <w:rPr>
          <w:rFonts w:ascii="Times New Roman" w:eastAsia="黑体" w:hint="eastAsia"/>
          <w:sz w:val="36"/>
        </w:rPr>
        <w:t xml:space="preserve"> </w:t>
      </w:r>
      <w:r>
        <w:rPr>
          <w:rFonts w:ascii="Times New Roman" w:eastAsia="黑体" w:hint="eastAsia"/>
          <w:sz w:val="36"/>
        </w:rPr>
        <w:t>系统分析</w:t>
      </w:r>
      <w:bookmarkEnd w:id="59"/>
    </w:p>
    <w:p w14:paraId="4AC6187B"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系统分析是软件开发过程中的重要阶段，它主要包括需求分析和可行性分析两个方面。需求分析旨在明确系统的功能和性能需求，可行性分析则评估系统的可行性和风险。下面将对这两个方面进行详细的说明。</w:t>
      </w:r>
    </w:p>
    <w:p w14:paraId="2CA60A6A" w14:textId="77777777" w:rsidR="00963861" w:rsidRDefault="00963861" w:rsidP="00963861">
      <w:pPr>
        <w:pStyle w:val="2"/>
        <w:jc w:val="left"/>
        <w:rPr>
          <w:rFonts w:ascii="Times New Roman" w:eastAsia="黑体"/>
          <w:sz w:val="30"/>
        </w:rPr>
      </w:pPr>
      <w:bookmarkStart w:id="60" w:name="_Toc21209"/>
      <w:r>
        <w:rPr>
          <w:rFonts w:ascii="Times New Roman" w:eastAsia="黑体" w:hint="eastAsia"/>
          <w:sz w:val="30"/>
        </w:rPr>
        <w:t>3</w:t>
      </w:r>
      <w:r>
        <w:rPr>
          <w:rFonts w:ascii="Times New Roman" w:eastAsia="黑体"/>
          <w:sz w:val="30"/>
        </w:rPr>
        <w:t xml:space="preserve">.1 </w:t>
      </w:r>
      <w:r>
        <w:rPr>
          <w:rFonts w:ascii="Times New Roman" w:eastAsia="黑体"/>
          <w:sz w:val="30"/>
        </w:rPr>
        <w:t>需求分析</w:t>
      </w:r>
      <w:bookmarkEnd w:id="60"/>
    </w:p>
    <w:p w14:paraId="78EA5547" w14:textId="77777777" w:rsidR="00963861" w:rsidRPr="0013599C" w:rsidRDefault="00963861" w:rsidP="00963861">
      <w:r>
        <w:rPr>
          <w:noProof/>
        </w:rPr>
        <w:drawing>
          <wp:inline distT="0" distB="0" distL="0" distR="0" wp14:anchorId="0021B326" wp14:editId="27E25B33">
            <wp:extent cx="5274310" cy="3029585"/>
            <wp:effectExtent l="0" t="0" r="0" b="0"/>
            <wp:docPr id="509703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03101" name=""/>
                    <pic:cNvPicPr/>
                  </pic:nvPicPr>
                  <pic:blipFill>
                    <a:blip r:embed="rId11"/>
                    <a:stretch>
                      <a:fillRect/>
                    </a:stretch>
                  </pic:blipFill>
                  <pic:spPr>
                    <a:xfrm>
                      <a:off x="0" y="0"/>
                      <a:ext cx="5274310" cy="3029585"/>
                    </a:xfrm>
                    <a:prstGeom prst="rect">
                      <a:avLst/>
                    </a:prstGeom>
                  </pic:spPr>
                </pic:pic>
              </a:graphicData>
            </a:graphic>
          </wp:inline>
        </w:drawing>
      </w:r>
    </w:p>
    <w:p w14:paraId="50D67DA7" w14:textId="77777777" w:rsidR="00963861" w:rsidRDefault="00963861" w:rsidP="00963861">
      <w:pPr>
        <w:spacing w:line="288" w:lineRule="auto"/>
        <w:ind w:firstLine="482"/>
        <w:outlineLvl w:val="2"/>
        <w:rPr>
          <w:rFonts w:ascii="Times New Roman" w:eastAsia="宋体"/>
          <w:b/>
          <w:bCs/>
          <w:sz w:val="24"/>
        </w:rPr>
      </w:pPr>
      <w:bookmarkStart w:id="61" w:name="_Toc3097"/>
      <w:r>
        <w:rPr>
          <w:rFonts w:ascii="Times New Roman" w:eastAsia="宋体" w:hint="eastAsia"/>
          <w:b/>
          <w:bCs/>
          <w:sz w:val="24"/>
        </w:rPr>
        <w:t xml:space="preserve">3.1.1 </w:t>
      </w:r>
      <w:r>
        <w:rPr>
          <w:rFonts w:ascii="Times New Roman" w:eastAsia="宋体" w:hint="eastAsia"/>
          <w:b/>
          <w:bCs/>
          <w:sz w:val="24"/>
        </w:rPr>
        <w:t>目标受众和应用场景</w:t>
      </w:r>
      <w:bookmarkEnd w:id="61"/>
    </w:p>
    <w:p w14:paraId="4F9F490F" w14:textId="77777777" w:rsidR="00963861" w:rsidRDefault="00963861" w:rsidP="00963861">
      <w:pPr>
        <w:spacing w:line="288" w:lineRule="auto"/>
        <w:ind w:firstLine="482"/>
        <w:rPr>
          <w:rFonts w:ascii="Times New Roman" w:eastAsia="宋体"/>
          <w:sz w:val="24"/>
        </w:rPr>
      </w:pPr>
      <w:r>
        <w:rPr>
          <w:rFonts w:ascii="Times New Roman" w:eastAsia="宋体"/>
          <w:sz w:val="24"/>
        </w:rPr>
        <w:t>A66</w:t>
      </w:r>
      <w:r>
        <w:rPr>
          <w:rFonts w:ascii="Times New Roman" w:eastAsia="宋体"/>
          <w:sz w:val="24"/>
        </w:rPr>
        <w:t>语言的目标受众是初学者和中级开发人员，应用场景包括</w:t>
      </w:r>
      <w:r>
        <w:rPr>
          <w:rFonts w:ascii="Times New Roman" w:eastAsia="宋体"/>
          <w:sz w:val="24"/>
        </w:rPr>
        <w:t>Web</w:t>
      </w:r>
      <w:r>
        <w:rPr>
          <w:rFonts w:ascii="Times New Roman" w:eastAsia="宋体"/>
          <w:sz w:val="24"/>
        </w:rPr>
        <w:t>开发、数据分析</w:t>
      </w:r>
      <w:r>
        <w:rPr>
          <w:rFonts w:ascii="Times New Roman" w:eastAsia="宋体" w:hint="eastAsia"/>
          <w:sz w:val="24"/>
        </w:rPr>
        <w:t>、深度学习</w:t>
      </w:r>
      <w:r>
        <w:rPr>
          <w:rFonts w:ascii="Times New Roman" w:eastAsia="宋体"/>
          <w:sz w:val="24"/>
        </w:rPr>
        <w:t>等。根据目标受众和应用场景，我们需要设计和实现相应的语言特性和功能，以满足用户的需求。</w:t>
      </w:r>
    </w:p>
    <w:p w14:paraId="2CC292AD" w14:textId="77777777" w:rsidR="00963861" w:rsidRDefault="00963861" w:rsidP="00963861">
      <w:pPr>
        <w:spacing w:line="288" w:lineRule="auto"/>
        <w:ind w:firstLine="482"/>
        <w:outlineLvl w:val="2"/>
        <w:rPr>
          <w:rFonts w:ascii="Times New Roman" w:eastAsia="宋体"/>
          <w:b/>
          <w:bCs/>
          <w:sz w:val="24"/>
        </w:rPr>
      </w:pPr>
      <w:bookmarkStart w:id="62" w:name="_Toc21839"/>
      <w:r>
        <w:rPr>
          <w:rFonts w:ascii="Times New Roman" w:eastAsia="宋体" w:hint="eastAsia"/>
          <w:b/>
          <w:bCs/>
          <w:sz w:val="24"/>
        </w:rPr>
        <w:t xml:space="preserve">3.1.2 </w:t>
      </w:r>
      <w:r>
        <w:rPr>
          <w:rFonts w:ascii="Times New Roman" w:eastAsia="宋体" w:hint="eastAsia"/>
          <w:b/>
          <w:bCs/>
          <w:sz w:val="24"/>
        </w:rPr>
        <w:t>语言特性</w:t>
      </w:r>
      <w:bookmarkEnd w:id="62"/>
    </w:p>
    <w:p w14:paraId="3F81C29A" w14:textId="77777777" w:rsidR="00963861" w:rsidRDefault="00963861" w:rsidP="00963861">
      <w:pPr>
        <w:spacing w:line="288" w:lineRule="auto"/>
        <w:ind w:firstLine="482"/>
        <w:rPr>
          <w:rFonts w:ascii="Times New Roman" w:eastAsia="宋体"/>
          <w:sz w:val="24"/>
        </w:rPr>
      </w:pPr>
      <w:r>
        <w:rPr>
          <w:rFonts w:ascii="Times New Roman" w:eastAsia="宋体"/>
          <w:sz w:val="24"/>
        </w:rPr>
        <w:t>根据市场需求和目标受众的技术水平，我们可以设计</w:t>
      </w:r>
      <w:r>
        <w:rPr>
          <w:rFonts w:ascii="Times New Roman" w:eastAsia="宋体"/>
          <w:sz w:val="24"/>
        </w:rPr>
        <w:t>A66</w:t>
      </w:r>
      <w:r>
        <w:rPr>
          <w:rFonts w:ascii="Times New Roman" w:eastAsia="宋体"/>
          <w:sz w:val="24"/>
        </w:rPr>
        <w:t>语言的特性，如动态类型、格式宽松、易于学习和使用等。这些特性可以提高开发人员的效率和开发体验。</w:t>
      </w:r>
    </w:p>
    <w:p w14:paraId="701359EC" w14:textId="77777777" w:rsidR="00963861" w:rsidRDefault="00963861" w:rsidP="00963861">
      <w:pPr>
        <w:spacing w:line="288" w:lineRule="auto"/>
        <w:ind w:firstLine="482"/>
        <w:outlineLvl w:val="2"/>
        <w:rPr>
          <w:rFonts w:ascii="Times New Roman" w:eastAsia="宋体"/>
          <w:b/>
          <w:bCs/>
          <w:sz w:val="24"/>
        </w:rPr>
      </w:pPr>
      <w:bookmarkStart w:id="63" w:name="_Toc25342"/>
      <w:r>
        <w:rPr>
          <w:rFonts w:ascii="Times New Roman" w:eastAsia="宋体" w:hint="eastAsia"/>
          <w:b/>
          <w:bCs/>
          <w:sz w:val="24"/>
        </w:rPr>
        <w:t xml:space="preserve">3.1.3 </w:t>
      </w:r>
      <w:r>
        <w:rPr>
          <w:rFonts w:ascii="Times New Roman" w:eastAsia="宋体" w:hint="eastAsia"/>
          <w:b/>
          <w:bCs/>
          <w:sz w:val="24"/>
        </w:rPr>
        <w:t>语法和语义规范</w:t>
      </w:r>
      <w:bookmarkEnd w:id="63"/>
    </w:p>
    <w:p w14:paraId="316D939E" w14:textId="77777777" w:rsidR="00963861" w:rsidRDefault="00963861" w:rsidP="00963861">
      <w:pPr>
        <w:spacing w:line="288" w:lineRule="auto"/>
        <w:ind w:firstLine="482"/>
        <w:rPr>
          <w:rFonts w:ascii="Times New Roman" w:eastAsia="宋体"/>
          <w:sz w:val="24"/>
        </w:rPr>
      </w:pPr>
      <w:r>
        <w:rPr>
          <w:rFonts w:ascii="Times New Roman" w:eastAsia="宋体"/>
          <w:sz w:val="24"/>
        </w:rPr>
        <w:t>我们需要定义</w:t>
      </w:r>
      <w:r>
        <w:rPr>
          <w:rFonts w:ascii="Times New Roman" w:eastAsia="宋体"/>
          <w:sz w:val="24"/>
        </w:rPr>
        <w:t>A66</w:t>
      </w:r>
      <w:r>
        <w:rPr>
          <w:rFonts w:ascii="Times New Roman" w:eastAsia="宋体"/>
          <w:sz w:val="24"/>
        </w:rPr>
        <w:t>语言的语法规则和语义规范，包括关键字、运算符、标识符命名规则、数据类型、作用域等。这些规范可以确保</w:t>
      </w:r>
      <w:r>
        <w:rPr>
          <w:rFonts w:ascii="Times New Roman" w:eastAsia="宋体"/>
          <w:sz w:val="24"/>
        </w:rPr>
        <w:t>A66</w:t>
      </w:r>
      <w:r>
        <w:rPr>
          <w:rFonts w:ascii="Times New Roman" w:eastAsia="宋体"/>
          <w:sz w:val="24"/>
        </w:rPr>
        <w:t>语言的一致性和</w:t>
      </w:r>
      <w:r>
        <w:rPr>
          <w:rFonts w:ascii="Times New Roman" w:eastAsia="宋体"/>
          <w:sz w:val="24"/>
        </w:rPr>
        <w:lastRenderedPageBreak/>
        <w:t>正确性。</w:t>
      </w:r>
    </w:p>
    <w:p w14:paraId="53C4E8FE" w14:textId="77777777" w:rsidR="00963861" w:rsidRDefault="00963861" w:rsidP="00963861">
      <w:pPr>
        <w:spacing w:line="288" w:lineRule="auto"/>
        <w:ind w:firstLine="482"/>
        <w:outlineLvl w:val="2"/>
        <w:rPr>
          <w:rFonts w:ascii="Times New Roman" w:eastAsia="宋体"/>
          <w:b/>
          <w:bCs/>
          <w:sz w:val="24"/>
        </w:rPr>
      </w:pPr>
      <w:bookmarkStart w:id="64" w:name="_Toc25959"/>
      <w:r>
        <w:rPr>
          <w:rFonts w:ascii="Times New Roman" w:eastAsia="宋体" w:hint="eastAsia"/>
          <w:b/>
          <w:bCs/>
          <w:sz w:val="24"/>
        </w:rPr>
        <w:t xml:space="preserve">3.1.4 </w:t>
      </w:r>
      <w:r>
        <w:rPr>
          <w:rFonts w:ascii="Times New Roman" w:eastAsia="宋体" w:hint="eastAsia"/>
          <w:b/>
          <w:bCs/>
          <w:sz w:val="24"/>
        </w:rPr>
        <w:t>标准库和扩展性</w:t>
      </w:r>
      <w:bookmarkEnd w:id="64"/>
    </w:p>
    <w:p w14:paraId="442B34E3" w14:textId="77777777" w:rsidR="00963861" w:rsidRDefault="00963861" w:rsidP="00963861">
      <w:pPr>
        <w:spacing w:line="288" w:lineRule="auto"/>
        <w:ind w:firstLine="482"/>
        <w:rPr>
          <w:rFonts w:ascii="Times New Roman" w:eastAsia="宋体"/>
          <w:sz w:val="24"/>
        </w:rPr>
      </w:pPr>
      <w:r>
        <w:rPr>
          <w:rFonts w:ascii="Times New Roman" w:eastAsia="宋体"/>
          <w:sz w:val="24"/>
        </w:rPr>
        <w:t>我们可以设计和实现</w:t>
      </w:r>
      <w:r>
        <w:rPr>
          <w:rFonts w:ascii="Times New Roman" w:eastAsia="宋体"/>
          <w:sz w:val="24"/>
        </w:rPr>
        <w:t>A66</w:t>
      </w:r>
      <w:r>
        <w:rPr>
          <w:rFonts w:ascii="Times New Roman" w:eastAsia="宋体"/>
          <w:sz w:val="24"/>
        </w:rPr>
        <w:t>语言的标准库，包括常用的模块和函数，以便开发人员可以快速开发应用程序。同时，我们需要考虑</w:t>
      </w:r>
      <w:r>
        <w:rPr>
          <w:rFonts w:ascii="Times New Roman" w:eastAsia="宋体"/>
          <w:sz w:val="24"/>
        </w:rPr>
        <w:t>A66</w:t>
      </w:r>
      <w:r>
        <w:rPr>
          <w:rFonts w:ascii="Times New Roman" w:eastAsia="宋体"/>
          <w:sz w:val="24"/>
        </w:rPr>
        <w:t>语言的扩展性，使开发人员可以方便地扩展语言功能。</w:t>
      </w:r>
    </w:p>
    <w:p w14:paraId="4898AF6C" w14:textId="77777777" w:rsidR="00963861" w:rsidRDefault="00963861" w:rsidP="00963861">
      <w:pPr>
        <w:pStyle w:val="2"/>
        <w:jc w:val="left"/>
        <w:rPr>
          <w:rFonts w:ascii="Times New Roman" w:eastAsia="黑体"/>
          <w:sz w:val="30"/>
        </w:rPr>
      </w:pPr>
      <w:bookmarkStart w:id="65" w:name="_Toc25976"/>
      <w:r>
        <w:rPr>
          <w:rFonts w:ascii="Times New Roman" w:eastAsia="黑体" w:hint="eastAsia"/>
          <w:sz w:val="30"/>
        </w:rPr>
        <w:t>3</w:t>
      </w:r>
      <w:r>
        <w:rPr>
          <w:rFonts w:ascii="Times New Roman" w:eastAsia="黑体"/>
          <w:sz w:val="30"/>
        </w:rPr>
        <w:t xml:space="preserve">.2 </w:t>
      </w:r>
      <w:r>
        <w:rPr>
          <w:rFonts w:ascii="Times New Roman" w:eastAsia="黑体"/>
          <w:sz w:val="30"/>
        </w:rPr>
        <w:t>可行性分析</w:t>
      </w:r>
      <w:bookmarkEnd w:id="65"/>
    </w:p>
    <w:p w14:paraId="248E9C9A" w14:textId="77777777" w:rsidR="00963861" w:rsidRPr="006653A0" w:rsidRDefault="00963861" w:rsidP="00963861">
      <w:pPr>
        <w:rPr>
          <w:b/>
          <w:bCs/>
        </w:rPr>
      </w:pPr>
      <w:r>
        <w:rPr>
          <w:noProof/>
        </w:rPr>
        <w:drawing>
          <wp:inline distT="0" distB="0" distL="0" distR="0" wp14:anchorId="31D17551" wp14:editId="4B8E78B8">
            <wp:extent cx="5274310" cy="2586990"/>
            <wp:effectExtent l="0" t="0" r="0" b="0"/>
            <wp:docPr id="746166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66806" name=""/>
                    <pic:cNvPicPr/>
                  </pic:nvPicPr>
                  <pic:blipFill>
                    <a:blip r:embed="rId12"/>
                    <a:stretch>
                      <a:fillRect/>
                    </a:stretch>
                  </pic:blipFill>
                  <pic:spPr>
                    <a:xfrm>
                      <a:off x="0" y="0"/>
                      <a:ext cx="5274310" cy="2586990"/>
                    </a:xfrm>
                    <a:prstGeom prst="rect">
                      <a:avLst/>
                    </a:prstGeom>
                  </pic:spPr>
                </pic:pic>
              </a:graphicData>
            </a:graphic>
          </wp:inline>
        </w:drawing>
      </w:r>
    </w:p>
    <w:p w14:paraId="0E1A75AC" w14:textId="77777777" w:rsidR="00963861" w:rsidRDefault="00963861" w:rsidP="00963861">
      <w:pPr>
        <w:spacing w:line="288" w:lineRule="auto"/>
        <w:ind w:firstLine="482"/>
        <w:outlineLvl w:val="2"/>
        <w:rPr>
          <w:rFonts w:ascii="Times New Roman" w:eastAsia="宋体"/>
          <w:b/>
          <w:bCs/>
          <w:sz w:val="24"/>
        </w:rPr>
      </w:pPr>
      <w:bookmarkStart w:id="66" w:name="_Toc29266"/>
      <w:r>
        <w:rPr>
          <w:rFonts w:ascii="Times New Roman" w:eastAsia="宋体" w:hint="eastAsia"/>
          <w:b/>
          <w:bCs/>
          <w:sz w:val="24"/>
        </w:rPr>
        <w:t xml:space="preserve">3.2.1 </w:t>
      </w:r>
      <w:r>
        <w:rPr>
          <w:rFonts w:ascii="Times New Roman" w:eastAsia="宋体" w:hint="eastAsia"/>
          <w:b/>
          <w:bCs/>
          <w:sz w:val="24"/>
        </w:rPr>
        <w:t>技术可行性</w:t>
      </w:r>
      <w:bookmarkEnd w:id="66"/>
    </w:p>
    <w:p w14:paraId="28210407" w14:textId="77777777" w:rsidR="00963861" w:rsidRDefault="00963861" w:rsidP="00963861">
      <w:pPr>
        <w:spacing w:line="288" w:lineRule="auto"/>
        <w:ind w:firstLine="482"/>
        <w:rPr>
          <w:rFonts w:ascii="Times New Roman" w:eastAsia="宋体"/>
          <w:sz w:val="24"/>
        </w:rPr>
      </w:pPr>
      <w:r>
        <w:rPr>
          <w:rFonts w:ascii="Times New Roman" w:eastAsia="宋体"/>
          <w:sz w:val="24"/>
        </w:rPr>
        <w:t>根据项目简介，我们需要设计和实现</w:t>
      </w:r>
      <w:r>
        <w:rPr>
          <w:rFonts w:ascii="Times New Roman" w:eastAsia="宋体"/>
          <w:sz w:val="24"/>
        </w:rPr>
        <w:t>A66</w:t>
      </w:r>
      <w:r>
        <w:rPr>
          <w:rFonts w:ascii="Times New Roman" w:eastAsia="宋体"/>
          <w:sz w:val="24"/>
        </w:rPr>
        <w:t>语言的编译器和运行时环境。这涉及到词法分析、语法分析、语义分析、代码生成等技术。这些技术在编译器领域已经有成熟的理论和实践支持，因此在技术上是可行的。</w:t>
      </w:r>
    </w:p>
    <w:p w14:paraId="15A45165" w14:textId="77777777" w:rsidR="00963861" w:rsidRDefault="00963861" w:rsidP="00963861">
      <w:pPr>
        <w:spacing w:line="288" w:lineRule="auto"/>
        <w:ind w:firstLine="482"/>
        <w:outlineLvl w:val="2"/>
        <w:rPr>
          <w:rFonts w:ascii="Times New Roman" w:eastAsia="宋体"/>
          <w:b/>
          <w:bCs/>
          <w:sz w:val="24"/>
        </w:rPr>
      </w:pPr>
      <w:bookmarkStart w:id="67" w:name="_Toc31697"/>
      <w:r>
        <w:rPr>
          <w:rFonts w:ascii="Times New Roman" w:eastAsia="宋体" w:hint="eastAsia"/>
          <w:b/>
          <w:bCs/>
          <w:sz w:val="24"/>
        </w:rPr>
        <w:t xml:space="preserve">3.2.2 </w:t>
      </w:r>
      <w:r>
        <w:rPr>
          <w:rFonts w:ascii="Times New Roman" w:eastAsia="宋体" w:hint="eastAsia"/>
          <w:b/>
          <w:bCs/>
          <w:sz w:val="24"/>
        </w:rPr>
        <w:t>时间和资源可行性</w:t>
      </w:r>
      <w:bookmarkEnd w:id="67"/>
    </w:p>
    <w:p w14:paraId="5BD342CB" w14:textId="77777777" w:rsidR="00963861" w:rsidRDefault="00963861" w:rsidP="00963861">
      <w:pPr>
        <w:spacing w:line="288" w:lineRule="auto"/>
        <w:ind w:firstLine="482"/>
        <w:rPr>
          <w:rFonts w:ascii="Times New Roman" w:eastAsia="宋体"/>
          <w:sz w:val="24"/>
        </w:rPr>
      </w:pPr>
      <w:r>
        <w:rPr>
          <w:rFonts w:ascii="Times New Roman" w:eastAsia="宋体"/>
          <w:sz w:val="24"/>
        </w:rPr>
        <w:t>根据项目的规模和复杂度，我们需要评估所需的时间和资源。这包括开发人员的工作时间、硬件设备、软件工具等。如果时间和资源有限，我们可以考虑采用敏捷开发方法，分阶段完成不同的功能模块。</w:t>
      </w:r>
    </w:p>
    <w:p w14:paraId="52B63AF0" w14:textId="77777777" w:rsidR="00963861" w:rsidRDefault="00963861" w:rsidP="00963861">
      <w:pPr>
        <w:spacing w:line="288" w:lineRule="auto"/>
        <w:ind w:firstLine="482"/>
        <w:outlineLvl w:val="2"/>
        <w:rPr>
          <w:rFonts w:ascii="Times New Roman" w:eastAsia="宋体"/>
          <w:b/>
          <w:bCs/>
          <w:sz w:val="24"/>
        </w:rPr>
      </w:pPr>
      <w:bookmarkStart w:id="68" w:name="_Toc2463"/>
      <w:r>
        <w:rPr>
          <w:rFonts w:ascii="Times New Roman" w:eastAsia="宋体" w:hint="eastAsia"/>
          <w:b/>
          <w:bCs/>
          <w:sz w:val="24"/>
        </w:rPr>
        <w:t xml:space="preserve">3.2.3 </w:t>
      </w:r>
      <w:r>
        <w:rPr>
          <w:rFonts w:ascii="Times New Roman" w:eastAsia="宋体" w:hint="eastAsia"/>
          <w:b/>
          <w:bCs/>
          <w:sz w:val="24"/>
        </w:rPr>
        <w:t>市场可行性</w:t>
      </w:r>
      <w:bookmarkEnd w:id="68"/>
    </w:p>
    <w:p w14:paraId="33FFF72F" w14:textId="77777777" w:rsidR="00963861" w:rsidRDefault="00963861" w:rsidP="00963861">
      <w:pPr>
        <w:spacing w:line="288" w:lineRule="auto"/>
        <w:ind w:firstLine="482"/>
        <w:rPr>
          <w:rFonts w:ascii="Times New Roman" w:eastAsia="宋体"/>
          <w:sz w:val="24"/>
        </w:rPr>
      </w:pPr>
      <w:r>
        <w:rPr>
          <w:rFonts w:ascii="Times New Roman" w:eastAsia="宋体"/>
          <w:sz w:val="24"/>
        </w:rPr>
        <w:t>在市场上，</w:t>
      </w:r>
      <w:r>
        <w:rPr>
          <w:rFonts w:ascii="Times New Roman" w:eastAsia="宋体" w:hint="eastAsia"/>
          <w:sz w:val="24"/>
        </w:rPr>
        <w:t>尽管</w:t>
      </w:r>
      <w:r>
        <w:rPr>
          <w:rFonts w:ascii="Times New Roman" w:eastAsia="宋体"/>
          <w:sz w:val="24"/>
        </w:rPr>
        <w:t>已经存在许多编程语言和开发工具</w:t>
      </w:r>
      <w:r>
        <w:rPr>
          <w:rFonts w:ascii="Times New Roman" w:eastAsia="宋体" w:hint="eastAsia"/>
          <w:sz w:val="24"/>
        </w:rPr>
        <w:t>，但</w:t>
      </w:r>
      <w:r>
        <w:rPr>
          <w:rFonts w:ascii="Times New Roman" w:eastAsia="宋体" w:hint="eastAsia"/>
          <w:sz w:val="24"/>
        </w:rPr>
        <w:t>A66</w:t>
      </w:r>
      <w:r>
        <w:rPr>
          <w:rFonts w:ascii="Times New Roman" w:eastAsia="宋体" w:hint="eastAsia"/>
          <w:sz w:val="24"/>
        </w:rPr>
        <w:t>凭借其独特的特性和优势，仍有机会占据一席之地</w:t>
      </w:r>
      <w:r>
        <w:rPr>
          <w:rFonts w:ascii="Times New Roman" w:eastAsia="宋体"/>
          <w:sz w:val="24"/>
        </w:rPr>
        <w:t>。我们可以进行市场调研，了解目标受众的需求和偏好，以及潜在的应用场景和市场机会。</w:t>
      </w:r>
    </w:p>
    <w:p w14:paraId="7DBA926C" w14:textId="77777777" w:rsidR="00963861" w:rsidRPr="00913DBA" w:rsidRDefault="00963861" w:rsidP="00963861">
      <w:pPr>
        <w:pStyle w:val="2"/>
        <w:jc w:val="left"/>
        <w:rPr>
          <w:rFonts w:ascii="Times New Roman" w:eastAsia="黑体"/>
          <w:color w:val="000000" w:themeColor="text1"/>
          <w:sz w:val="30"/>
        </w:rPr>
      </w:pPr>
      <w:bookmarkStart w:id="69" w:name="_Toc29184"/>
      <w:r w:rsidRPr="00913DBA">
        <w:rPr>
          <w:rFonts w:ascii="Times New Roman" w:eastAsia="黑体" w:hint="eastAsia"/>
          <w:color w:val="000000" w:themeColor="text1"/>
          <w:sz w:val="30"/>
        </w:rPr>
        <w:t>3</w:t>
      </w:r>
      <w:r w:rsidRPr="00913DBA">
        <w:rPr>
          <w:rFonts w:ascii="Times New Roman" w:eastAsia="黑体"/>
          <w:color w:val="000000" w:themeColor="text1"/>
          <w:sz w:val="30"/>
        </w:rPr>
        <w:t>.3</w:t>
      </w:r>
      <w:r w:rsidRPr="005B34EF">
        <w:rPr>
          <w:rFonts w:ascii="Times New Roman" w:eastAsia="黑体"/>
          <w:color w:val="FF0000"/>
          <w:sz w:val="30"/>
        </w:rPr>
        <w:t xml:space="preserve"> </w:t>
      </w:r>
      <w:r w:rsidRPr="005B34EF">
        <w:rPr>
          <w:rFonts w:ascii="Times New Roman" w:eastAsia="黑体" w:hint="eastAsia"/>
          <w:color w:val="FF0000"/>
          <w:sz w:val="30"/>
        </w:rPr>
        <w:t>其他分析</w:t>
      </w:r>
      <w:bookmarkEnd w:id="69"/>
      <w:r w:rsidRPr="005B34EF">
        <w:rPr>
          <w:rFonts w:ascii="Times New Roman" w:eastAsia="黑体" w:hint="eastAsia"/>
          <w:color w:val="FF0000"/>
          <w:sz w:val="30"/>
        </w:rPr>
        <w:t>(</w:t>
      </w:r>
      <w:r w:rsidRPr="005B34EF">
        <w:rPr>
          <w:rFonts w:ascii="Times New Roman" w:eastAsia="黑体" w:hint="eastAsia"/>
          <w:color w:val="FF0000"/>
          <w:sz w:val="30"/>
        </w:rPr>
        <w:t>内容有问题</w:t>
      </w:r>
      <w:r w:rsidRPr="005B34EF">
        <w:rPr>
          <w:rFonts w:ascii="Times New Roman" w:eastAsia="黑体" w:hint="eastAsia"/>
          <w:color w:val="FF0000"/>
          <w:sz w:val="30"/>
        </w:rPr>
        <w:t>)</w:t>
      </w:r>
    </w:p>
    <w:p w14:paraId="79903CF5" w14:textId="77777777" w:rsidR="00963861" w:rsidRDefault="00963861" w:rsidP="00963861">
      <w:pPr>
        <w:spacing w:line="288" w:lineRule="auto"/>
        <w:ind w:firstLine="482"/>
        <w:outlineLvl w:val="2"/>
        <w:rPr>
          <w:rFonts w:ascii="Times New Roman" w:eastAsia="宋体"/>
          <w:b/>
          <w:bCs/>
          <w:sz w:val="24"/>
        </w:rPr>
      </w:pPr>
      <w:bookmarkStart w:id="70" w:name="_Toc4462"/>
      <w:r>
        <w:rPr>
          <w:rFonts w:ascii="Times New Roman" w:eastAsia="宋体" w:hint="eastAsia"/>
          <w:b/>
          <w:bCs/>
          <w:sz w:val="24"/>
        </w:rPr>
        <w:t xml:space="preserve">3.3.1 </w:t>
      </w:r>
      <w:r>
        <w:rPr>
          <w:rFonts w:ascii="Times New Roman" w:eastAsia="宋体"/>
          <w:b/>
          <w:bCs/>
          <w:sz w:val="24"/>
        </w:rPr>
        <w:t>语言设计分析</w:t>
      </w:r>
      <w:bookmarkEnd w:id="70"/>
    </w:p>
    <w:p w14:paraId="2D7F696F" w14:textId="77777777" w:rsidR="00963861" w:rsidRDefault="00963861" w:rsidP="00963861">
      <w:pPr>
        <w:spacing w:line="288" w:lineRule="auto"/>
        <w:ind w:firstLine="482"/>
        <w:rPr>
          <w:rFonts w:ascii="Times New Roman" w:eastAsia="宋体"/>
          <w:sz w:val="24"/>
        </w:rPr>
      </w:pPr>
      <w:r>
        <w:rPr>
          <w:rFonts w:ascii="Times New Roman" w:eastAsia="宋体"/>
          <w:sz w:val="24"/>
        </w:rPr>
        <w:t>在</w:t>
      </w:r>
      <w:r>
        <w:rPr>
          <w:rFonts w:ascii="Times New Roman" w:eastAsia="宋体"/>
          <w:sz w:val="24"/>
        </w:rPr>
        <w:t>A66</w:t>
      </w:r>
      <w:r>
        <w:rPr>
          <w:rFonts w:ascii="Times New Roman" w:eastAsia="宋体"/>
          <w:sz w:val="24"/>
        </w:rPr>
        <w:t>编程语言的系统分析中，首先需要对语言的设计进行分析。这包括</w:t>
      </w:r>
      <w:r>
        <w:rPr>
          <w:rFonts w:ascii="Times New Roman" w:eastAsia="宋体"/>
          <w:sz w:val="24"/>
        </w:rPr>
        <w:lastRenderedPageBreak/>
        <w:t>语言的语法、语义、类型系统、控制流等方面的设计。语言的设计要符合用户的需求和习惯，同时要具备易学易用、灵活性高、表达能力强等特点</w:t>
      </w:r>
      <w:r>
        <w:rPr>
          <w:rFonts w:ascii="Times New Roman" w:eastAsia="宋体"/>
          <w:sz w:val="24"/>
        </w:rPr>
        <w:fldChar w:fldCharType="begin"/>
      </w:r>
      <w:r>
        <w:rPr>
          <w:rFonts w:ascii="Times New Roman" w:eastAsia="宋体"/>
          <w:sz w:val="24"/>
        </w:rPr>
        <w:instrText xml:space="preserve"> REF _Ref147865575 \r \h </w:instrText>
      </w:r>
      <w:r>
        <w:rPr>
          <w:rFonts w:ascii="Times New Roman" w:eastAsia="宋体"/>
          <w:sz w:val="24"/>
        </w:rPr>
      </w:r>
      <w:r>
        <w:rPr>
          <w:rFonts w:ascii="Times New Roman" w:eastAsia="宋体"/>
          <w:sz w:val="24"/>
        </w:rPr>
        <w:fldChar w:fldCharType="separate"/>
      </w:r>
      <w:r>
        <w:rPr>
          <w:rFonts w:ascii="Times New Roman" w:eastAsia="宋体"/>
          <w:sz w:val="24"/>
        </w:rPr>
        <w:t>[5]</w:t>
      </w:r>
      <w:r>
        <w:rPr>
          <w:rFonts w:ascii="Times New Roman" w:eastAsia="宋体"/>
          <w:sz w:val="24"/>
        </w:rPr>
        <w:fldChar w:fldCharType="end"/>
      </w:r>
      <w:r>
        <w:rPr>
          <w:rFonts w:ascii="Times New Roman" w:eastAsia="宋体"/>
          <w:sz w:val="24"/>
        </w:rPr>
        <w:t>。通过对语言设计的分析，可以评估</w:t>
      </w:r>
      <w:r>
        <w:rPr>
          <w:rFonts w:ascii="Times New Roman" w:eastAsia="宋体"/>
          <w:sz w:val="24"/>
        </w:rPr>
        <w:t>A66</w:t>
      </w:r>
      <w:r>
        <w:rPr>
          <w:rFonts w:ascii="Times New Roman" w:eastAsia="宋体"/>
          <w:sz w:val="24"/>
        </w:rPr>
        <w:t>语言的优势和不足之处，为后续的开发和改进提供指导。</w:t>
      </w:r>
    </w:p>
    <w:p w14:paraId="0BFC867E" w14:textId="77777777" w:rsidR="00963861" w:rsidRDefault="00963861" w:rsidP="00963861">
      <w:pPr>
        <w:spacing w:line="288" w:lineRule="auto"/>
        <w:ind w:firstLine="482"/>
        <w:outlineLvl w:val="2"/>
        <w:rPr>
          <w:rFonts w:ascii="Times New Roman" w:eastAsia="宋体"/>
          <w:b/>
          <w:bCs/>
          <w:sz w:val="24"/>
        </w:rPr>
      </w:pPr>
      <w:bookmarkStart w:id="71" w:name="_Toc16291"/>
      <w:r>
        <w:rPr>
          <w:rFonts w:ascii="Times New Roman" w:eastAsia="宋体" w:hint="eastAsia"/>
          <w:b/>
          <w:bCs/>
          <w:sz w:val="24"/>
        </w:rPr>
        <w:t xml:space="preserve">3.3.2 </w:t>
      </w:r>
      <w:r>
        <w:rPr>
          <w:rFonts w:ascii="Times New Roman" w:eastAsia="宋体"/>
          <w:b/>
          <w:bCs/>
          <w:sz w:val="24"/>
        </w:rPr>
        <w:t>编译器构建分析</w:t>
      </w:r>
      <w:bookmarkEnd w:id="71"/>
    </w:p>
    <w:p w14:paraId="71C047F8" w14:textId="77777777" w:rsidR="00963861" w:rsidRDefault="00963861" w:rsidP="00963861">
      <w:pPr>
        <w:spacing w:line="288" w:lineRule="auto"/>
        <w:ind w:firstLine="482"/>
        <w:rPr>
          <w:rFonts w:ascii="Times New Roman" w:eastAsia="宋体"/>
          <w:sz w:val="24"/>
        </w:rPr>
      </w:pPr>
      <w:r>
        <w:rPr>
          <w:rFonts w:ascii="Times New Roman" w:eastAsia="宋体"/>
          <w:sz w:val="24"/>
        </w:rPr>
        <w:t>在</w:t>
      </w:r>
      <w:r>
        <w:rPr>
          <w:rFonts w:ascii="Times New Roman" w:eastAsia="宋体"/>
          <w:sz w:val="24"/>
        </w:rPr>
        <w:t>A66</w:t>
      </w:r>
      <w:r>
        <w:rPr>
          <w:rFonts w:ascii="Times New Roman" w:eastAsia="宋体"/>
          <w:sz w:val="24"/>
        </w:rPr>
        <w:t>编程语言的系统分析中，还需要对编译器的构建进行分析。编译器是将</w:t>
      </w:r>
      <w:r>
        <w:rPr>
          <w:rFonts w:ascii="Times New Roman" w:eastAsia="宋体"/>
          <w:sz w:val="24"/>
        </w:rPr>
        <w:t>A66</w:t>
      </w:r>
      <w:r>
        <w:rPr>
          <w:rFonts w:ascii="Times New Roman" w:eastAsia="宋体"/>
          <w:sz w:val="24"/>
        </w:rPr>
        <w:t>源代码转换为可执行代码的关键组件，它包括词法分析、语法分析、语义分析、中间代码生成、代码优化和代码生成等多个阶段。通过对编译器构建的分析，可以评估编译器的性能、可维护性和可扩展性，为后续的开发和优化提供依据。</w:t>
      </w:r>
    </w:p>
    <w:p w14:paraId="7895D7C5" w14:textId="77777777" w:rsidR="00963861" w:rsidRDefault="00963861" w:rsidP="00963861">
      <w:pPr>
        <w:spacing w:line="288" w:lineRule="auto"/>
        <w:ind w:firstLine="482"/>
        <w:outlineLvl w:val="2"/>
        <w:rPr>
          <w:rFonts w:ascii="Times New Roman" w:eastAsia="宋体"/>
          <w:b/>
          <w:bCs/>
          <w:sz w:val="24"/>
        </w:rPr>
      </w:pPr>
      <w:bookmarkStart w:id="72" w:name="_Toc3315"/>
      <w:r>
        <w:rPr>
          <w:rFonts w:ascii="Times New Roman" w:eastAsia="宋体" w:hint="eastAsia"/>
          <w:b/>
          <w:bCs/>
          <w:sz w:val="24"/>
        </w:rPr>
        <w:t xml:space="preserve">3.3.3 </w:t>
      </w:r>
      <w:r>
        <w:rPr>
          <w:rFonts w:ascii="Times New Roman" w:eastAsia="宋体"/>
          <w:b/>
          <w:bCs/>
          <w:sz w:val="24"/>
        </w:rPr>
        <w:t>前端开发分析</w:t>
      </w:r>
      <w:bookmarkEnd w:id="72"/>
    </w:p>
    <w:p w14:paraId="2783A950" w14:textId="77777777" w:rsidR="00963861" w:rsidRDefault="00963861" w:rsidP="00963861">
      <w:pPr>
        <w:spacing w:line="288" w:lineRule="auto"/>
        <w:ind w:firstLine="482"/>
        <w:rPr>
          <w:rFonts w:ascii="Times New Roman" w:eastAsia="宋体"/>
          <w:sz w:val="24"/>
        </w:rPr>
      </w:pPr>
      <w:r>
        <w:rPr>
          <w:rFonts w:ascii="Times New Roman" w:eastAsia="宋体"/>
          <w:sz w:val="24"/>
        </w:rPr>
        <w:t>在</w:t>
      </w:r>
      <w:r>
        <w:rPr>
          <w:rFonts w:ascii="Times New Roman" w:eastAsia="宋体"/>
          <w:sz w:val="24"/>
        </w:rPr>
        <w:t>A66</w:t>
      </w:r>
      <w:r>
        <w:rPr>
          <w:rFonts w:ascii="Times New Roman" w:eastAsia="宋体"/>
          <w:sz w:val="24"/>
        </w:rPr>
        <w:t>编程语言的系统分析中，还需要对前端开发进行分析。前端是指</w:t>
      </w:r>
      <w:r>
        <w:rPr>
          <w:rFonts w:ascii="Times New Roman" w:eastAsia="宋体"/>
          <w:sz w:val="24"/>
        </w:rPr>
        <w:t>A66</w:t>
      </w:r>
      <w:r>
        <w:rPr>
          <w:rFonts w:ascii="Times New Roman" w:eastAsia="宋体"/>
          <w:sz w:val="24"/>
        </w:rPr>
        <w:t>编程语言的用户界面，包括代码编辑器、调试工具、交互式控制台等功能。通过对前端开发的分析，可以评估前端的用户友好性、功能完备性和性能表现，为后续的开发和改进提供指导。</w:t>
      </w:r>
    </w:p>
    <w:p w14:paraId="01032893" w14:textId="77777777" w:rsidR="00963861" w:rsidRDefault="00963861" w:rsidP="00963861">
      <w:pPr>
        <w:spacing w:line="288" w:lineRule="auto"/>
        <w:ind w:firstLine="482"/>
        <w:outlineLvl w:val="2"/>
        <w:rPr>
          <w:rFonts w:ascii="Times New Roman" w:eastAsia="宋体"/>
          <w:b/>
          <w:bCs/>
          <w:sz w:val="24"/>
        </w:rPr>
      </w:pPr>
      <w:bookmarkStart w:id="73" w:name="_Toc25834"/>
      <w:r>
        <w:rPr>
          <w:rFonts w:ascii="Times New Roman" w:eastAsia="宋体" w:hint="eastAsia"/>
          <w:b/>
          <w:bCs/>
          <w:sz w:val="24"/>
        </w:rPr>
        <w:t xml:space="preserve">3.3.4 </w:t>
      </w:r>
      <w:r>
        <w:rPr>
          <w:rFonts w:ascii="Times New Roman" w:eastAsia="宋体"/>
          <w:b/>
          <w:bCs/>
          <w:sz w:val="24"/>
        </w:rPr>
        <w:t>性能分析</w:t>
      </w:r>
      <w:bookmarkEnd w:id="73"/>
    </w:p>
    <w:p w14:paraId="71383FF4" w14:textId="77777777" w:rsidR="00963861" w:rsidRDefault="00963861" w:rsidP="00963861">
      <w:pPr>
        <w:spacing w:line="288" w:lineRule="auto"/>
        <w:ind w:firstLine="482"/>
        <w:rPr>
          <w:rFonts w:ascii="Times New Roman" w:eastAsia="宋体"/>
          <w:sz w:val="24"/>
        </w:rPr>
      </w:pPr>
      <w:r>
        <w:rPr>
          <w:rFonts w:ascii="Times New Roman" w:eastAsia="宋体"/>
          <w:sz w:val="24"/>
        </w:rPr>
        <w:t>对</w:t>
      </w:r>
      <w:r>
        <w:rPr>
          <w:rFonts w:ascii="Times New Roman" w:eastAsia="宋体"/>
          <w:sz w:val="24"/>
        </w:rPr>
        <w:t>A66</w:t>
      </w:r>
      <w:r>
        <w:rPr>
          <w:rFonts w:ascii="Times New Roman" w:eastAsia="宋体"/>
          <w:sz w:val="24"/>
        </w:rPr>
        <w:t>编程语言的性能进行分析，包括编译器的性能、生成的代码的性能、运行时性能等。通过对性能的分析，可以评估系统的效率和优化空间，为提高系统的性能提供指导。</w:t>
      </w:r>
    </w:p>
    <w:p w14:paraId="15FA6875" w14:textId="77777777" w:rsidR="00963861" w:rsidRDefault="00963861" w:rsidP="00963861">
      <w:pPr>
        <w:spacing w:line="288" w:lineRule="auto"/>
        <w:ind w:firstLine="482"/>
        <w:outlineLvl w:val="2"/>
        <w:rPr>
          <w:rFonts w:ascii="Times New Roman" w:eastAsia="宋体"/>
          <w:b/>
          <w:bCs/>
          <w:sz w:val="24"/>
        </w:rPr>
      </w:pPr>
      <w:bookmarkStart w:id="74" w:name="_Toc1604"/>
      <w:r>
        <w:rPr>
          <w:rFonts w:ascii="Times New Roman" w:eastAsia="宋体" w:hint="eastAsia"/>
          <w:b/>
          <w:bCs/>
          <w:sz w:val="24"/>
        </w:rPr>
        <w:t xml:space="preserve">3.3.5 </w:t>
      </w:r>
      <w:r>
        <w:rPr>
          <w:rFonts w:ascii="Times New Roman" w:eastAsia="宋体"/>
          <w:b/>
          <w:bCs/>
          <w:sz w:val="24"/>
        </w:rPr>
        <w:t>安全性分析</w:t>
      </w:r>
      <w:bookmarkEnd w:id="74"/>
    </w:p>
    <w:p w14:paraId="4286166A" w14:textId="77777777" w:rsidR="00963861" w:rsidRDefault="00963861" w:rsidP="00963861">
      <w:pPr>
        <w:spacing w:line="288" w:lineRule="auto"/>
        <w:ind w:firstLine="482"/>
        <w:rPr>
          <w:rFonts w:ascii="Times New Roman" w:eastAsia="宋体"/>
          <w:sz w:val="24"/>
        </w:rPr>
      </w:pPr>
      <w:r>
        <w:rPr>
          <w:rFonts w:ascii="Times New Roman" w:eastAsia="宋体"/>
          <w:sz w:val="24"/>
        </w:rPr>
        <w:t>对</w:t>
      </w:r>
      <w:r>
        <w:rPr>
          <w:rFonts w:ascii="Times New Roman" w:eastAsia="宋体"/>
          <w:sz w:val="24"/>
        </w:rPr>
        <w:t>A66</w:t>
      </w:r>
      <w:r>
        <w:rPr>
          <w:rFonts w:ascii="Times New Roman" w:eastAsia="宋体"/>
          <w:sz w:val="24"/>
        </w:rPr>
        <w:t>编程语言的安全性进行分析，包括对代码的漏洞、安全风险和攻击面的评估。通过对安全性的分析，可以评估系统的安全性能力和脆弱性，为提高系统的安全性提供指导。</w:t>
      </w:r>
    </w:p>
    <w:p w14:paraId="2D16A60B" w14:textId="77777777" w:rsidR="00963861" w:rsidRDefault="00963861" w:rsidP="00963861">
      <w:pPr>
        <w:spacing w:line="288" w:lineRule="auto"/>
        <w:ind w:firstLine="482"/>
        <w:outlineLvl w:val="2"/>
        <w:rPr>
          <w:rFonts w:ascii="Times New Roman" w:eastAsia="宋体"/>
          <w:b/>
          <w:bCs/>
          <w:sz w:val="24"/>
        </w:rPr>
      </w:pPr>
      <w:bookmarkStart w:id="75" w:name="_Toc11176"/>
      <w:r>
        <w:rPr>
          <w:rFonts w:ascii="Times New Roman" w:eastAsia="宋体" w:hint="eastAsia"/>
          <w:b/>
          <w:bCs/>
          <w:sz w:val="24"/>
        </w:rPr>
        <w:t xml:space="preserve">3.3.6 </w:t>
      </w:r>
      <w:r>
        <w:rPr>
          <w:rFonts w:ascii="Times New Roman" w:eastAsia="宋体"/>
          <w:b/>
          <w:bCs/>
          <w:sz w:val="24"/>
        </w:rPr>
        <w:t>可扩展性分析</w:t>
      </w:r>
      <w:bookmarkEnd w:id="75"/>
    </w:p>
    <w:p w14:paraId="58ECBD0D" w14:textId="77777777" w:rsidR="00963861" w:rsidRDefault="00963861" w:rsidP="00963861">
      <w:pPr>
        <w:spacing w:line="288" w:lineRule="auto"/>
        <w:ind w:firstLine="482"/>
        <w:rPr>
          <w:rFonts w:ascii="Times New Roman" w:eastAsia="宋体"/>
          <w:sz w:val="24"/>
        </w:rPr>
      </w:pPr>
      <w:r>
        <w:rPr>
          <w:rFonts w:ascii="Times New Roman" w:eastAsia="宋体"/>
          <w:sz w:val="24"/>
        </w:rPr>
        <w:t>对</w:t>
      </w:r>
      <w:r>
        <w:rPr>
          <w:rFonts w:ascii="Times New Roman" w:eastAsia="宋体"/>
          <w:sz w:val="24"/>
        </w:rPr>
        <w:t>A66</w:t>
      </w:r>
      <w:r>
        <w:rPr>
          <w:rFonts w:ascii="Times New Roman" w:eastAsia="宋体"/>
          <w:sz w:val="24"/>
        </w:rPr>
        <w:t>编程语言的可扩展性进行分析，包括对系统的可扩展性、模块化和插件化的评估。通过对可扩展性的分析，可以评估系统的扩展性和灵活性，为后续的功能扩展和模块开发提供指导。</w:t>
      </w:r>
    </w:p>
    <w:p w14:paraId="0D1D7963" w14:textId="77777777" w:rsidR="00963861" w:rsidRDefault="00963861" w:rsidP="00963861">
      <w:pPr>
        <w:spacing w:line="288" w:lineRule="auto"/>
        <w:ind w:firstLine="482"/>
        <w:outlineLvl w:val="2"/>
        <w:rPr>
          <w:rFonts w:ascii="Times New Roman" w:eastAsia="宋体"/>
          <w:b/>
          <w:bCs/>
          <w:sz w:val="24"/>
        </w:rPr>
      </w:pPr>
      <w:bookmarkStart w:id="76" w:name="_Toc20374"/>
      <w:r>
        <w:rPr>
          <w:rFonts w:ascii="Times New Roman" w:eastAsia="宋体" w:hint="eastAsia"/>
          <w:b/>
          <w:bCs/>
          <w:sz w:val="24"/>
        </w:rPr>
        <w:t xml:space="preserve">3.3.7 </w:t>
      </w:r>
      <w:r>
        <w:rPr>
          <w:rFonts w:ascii="Times New Roman" w:eastAsia="宋体"/>
          <w:b/>
          <w:bCs/>
          <w:sz w:val="24"/>
        </w:rPr>
        <w:t>用户反馈分析</w:t>
      </w:r>
      <w:bookmarkEnd w:id="76"/>
    </w:p>
    <w:p w14:paraId="3EC68064" w14:textId="77777777" w:rsidR="00963861" w:rsidRDefault="00963861" w:rsidP="00963861">
      <w:pPr>
        <w:spacing w:line="288" w:lineRule="auto"/>
        <w:ind w:firstLine="482"/>
        <w:rPr>
          <w:rFonts w:ascii="Times New Roman" w:eastAsia="宋体"/>
          <w:sz w:val="24"/>
        </w:rPr>
      </w:pPr>
      <w:r>
        <w:rPr>
          <w:rFonts w:ascii="Times New Roman" w:eastAsia="宋体"/>
          <w:sz w:val="24"/>
        </w:rPr>
        <w:t>对用户的反馈进行分析，包括用户满意度调查、用户需求收集和用户体验评估等。通过对用户反馈的分析，可以了解用户的需求和期望，为后续的改进和优化提供指导。</w:t>
      </w:r>
    </w:p>
    <w:p w14:paraId="6038435C" w14:textId="77777777" w:rsidR="00963861" w:rsidRDefault="00963861" w:rsidP="00963861">
      <w:pPr>
        <w:spacing w:line="288" w:lineRule="auto"/>
        <w:ind w:firstLine="482"/>
        <w:outlineLvl w:val="2"/>
        <w:rPr>
          <w:rFonts w:ascii="Times New Roman" w:eastAsia="宋体"/>
          <w:b/>
          <w:bCs/>
          <w:sz w:val="24"/>
        </w:rPr>
      </w:pPr>
      <w:bookmarkStart w:id="77" w:name="_Toc22056"/>
      <w:r>
        <w:rPr>
          <w:rFonts w:ascii="Times New Roman" w:eastAsia="宋体" w:hint="eastAsia"/>
          <w:b/>
          <w:bCs/>
          <w:sz w:val="24"/>
        </w:rPr>
        <w:t xml:space="preserve">3.3.8 </w:t>
      </w:r>
      <w:r>
        <w:rPr>
          <w:rFonts w:ascii="Times New Roman" w:eastAsia="宋体"/>
          <w:b/>
          <w:bCs/>
          <w:sz w:val="24"/>
        </w:rPr>
        <w:t>社区参与分析</w:t>
      </w:r>
      <w:bookmarkEnd w:id="77"/>
    </w:p>
    <w:p w14:paraId="697D01C0" w14:textId="77777777" w:rsidR="00963861" w:rsidRDefault="00963861" w:rsidP="00963861">
      <w:pPr>
        <w:spacing w:line="288" w:lineRule="auto"/>
        <w:ind w:firstLine="482"/>
        <w:rPr>
          <w:rFonts w:ascii="Times New Roman" w:eastAsia="宋体"/>
          <w:sz w:val="24"/>
        </w:rPr>
      </w:pPr>
      <w:r>
        <w:rPr>
          <w:rFonts w:ascii="Times New Roman" w:eastAsia="宋体"/>
          <w:sz w:val="24"/>
        </w:rPr>
        <w:t>对</w:t>
      </w:r>
      <w:r>
        <w:rPr>
          <w:rFonts w:ascii="Times New Roman" w:eastAsia="宋体"/>
          <w:sz w:val="24"/>
        </w:rPr>
        <w:t>A66</w:t>
      </w:r>
      <w:r>
        <w:rPr>
          <w:rFonts w:ascii="Times New Roman" w:eastAsia="宋体"/>
          <w:sz w:val="24"/>
        </w:rPr>
        <w:t>编程语言项目的社区参与进行分析，包括社区的活跃度、贡献者的数量和质量等。通过对社区参与的分析，可以评估社区的活力和贡献度，为促进社区发展和项目推广提供指导。</w:t>
      </w:r>
    </w:p>
    <w:p w14:paraId="7BB92113" w14:textId="77777777" w:rsidR="00963861" w:rsidRDefault="00963861" w:rsidP="00963861">
      <w:pPr>
        <w:pStyle w:val="1"/>
        <w:jc w:val="center"/>
        <w:rPr>
          <w:rFonts w:ascii="Times New Roman" w:eastAsia="黑体"/>
          <w:sz w:val="36"/>
        </w:rPr>
      </w:pPr>
      <w:bookmarkStart w:id="78" w:name="_Toc8013"/>
      <w:r>
        <w:rPr>
          <w:rFonts w:ascii="Times New Roman" w:eastAsia="黑体" w:hint="eastAsia"/>
          <w:sz w:val="36"/>
        </w:rPr>
        <w:lastRenderedPageBreak/>
        <w:t>第</w:t>
      </w:r>
      <w:r>
        <w:rPr>
          <w:rFonts w:ascii="Times New Roman" w:eastAsia="黑体" w:hint="eastAsia"/>
          <w:sz w:val="36"/>
        </w:rPr>
        <w:t>4</w:t>
      </w:r>
      <w:r>
        <w:rPr>
          <w:rFonts w:ascii="Times New Roman" w:eastAsia="黑体" w:hint="eastAsia"/>
          <w:sz w:val="36"/>
        </w:rPr>
        <w:t>章</w:t>
      </w:r>
      <w:r>
        <w:rPr>
          <w:rFonts w:ascii="Times New Roman" w:eastAsia="黑体"/>
          <w:sz w:val="36"/>
        </w:rPr>
        <w:t xml:space="preserve"> </w:t>
      </w:r>
      <w:r>
        <w:rPr>
          <w:rFonts w:ascii="Times New Roman" w:eastAsia="黑体"/>
          <w:sz w:val="36"/>
        </w:rPr>
        <w:t>系统设计</w:t>
      </w:r>
      <w:bookmarkEnd w:id="78"/>
    </w:p>
    <w:p w14:paraId="0836DF8D" w14:textId="77777777" w:rsidR="00963861" w:rsidRDefault="00963861" w:rsidP="00963861">
      <w:pPr>
        <w:pStyle w:val="2"/>
        <w:jc w:val="left"/>
        <w:rPr>
          <w:rFonts w:ascii="Times New Roman" w:eastAsia="黑体"/>
          <w:sz w:val="30"/>
        </w:rPr>
      </w:pPr>
      <w:bookmarkStart w:id="79" w:name="_Toc20860"/>
      <w:r>
        <w:rPr>
          <w:rFonts w:ascii="Times New Roman" w:eastAsia="黑体"/>
          <w:sz w:val="30"/>
        </w:rPr>
        <w:t>4.1</w:t>
      </w:r>
      <w:r>
        <w:rPr>
          <w:rFonts w:ascii="Times New Roman" w:eastAsia="黑体" w:hint="eastAsia"/>
          <w:sz w:val="30"/>
        </w:rPr>
        <w:t xml:space="preserve"> </w:t>
      </w:r>
      <w:r>
        <w:rPr>
          <w:rFonts w:ascii="Times New Roman" w:eastAsia="黑体"/>
          <w:sz w:val="30"/>
        </w:rPr>
        <w:t xml:space="preserve"> A66</w:t>
      </w:r>
      <w:r>
        <w:rPr>
          <w:rFonts w:ascii="Times New Roman" w:eastAsia="黑体"/>
          <w:sz w:val="30"/>
        </w:rPr>
        <w:t>语言的语法规范和语义定义</w:t>
      </w:r>
      <w:bookmarkEnd w:id="79"/>
    </w:p>
    <w:p w14:paraId="3C2ACB43" w14:textId="77777777" w:rsidR="00963861" w:rsidRDefault="00963861" w:rsidP="00963861">
      <w:pPr>
        <w:spacing w:line="288" w:lineRule="auto"/>
        <w:ind w:firstLine="482"/>
        <w:rPr>
          <w:rFonts w:ascii="Times New Roman" w:eastAsia="宋体"/>
          <w:sz w:val="24"/>
        </w:rPr>
      </w:pPr>
      <w:r>
        <w:rPr>
          <w:rFonts w:ascii="Times New Roman" w:eastAsia="宋体"/>
          <w:sz w:val="24"/>
        </w:rPr>
        <w:t>语法规范定义了</w:t>
      </w:r>
      <w:r>
        <w:rPr>
          <w:rFonts w:ascii="Times New Roman" w:eastAsia="宋体"/>
          <w:sz w:val="24"/>
        </w:rPr>
        <w:t>A66</w:t>
      </w:r>
      <w:r>
        <w:rPr>
          <w:rFonts w:ascii="Times New Roman" w:eastAsia="宋体"/>
          <w:sz w:val="24"/>
        </w:rPr>
        <w:t>语言的合法语法结构，包括关键字、运算符、语句和表达式等。语义定义则描述了</w:t>
      </w:r>
      <w:r>
        <w:rPr>
          <w:rFonts w:ascii="Times New Roman" w:eastAsia="宋体"/>
          <w:sz w:val="24"/>
        </w:rPr>
        <w:t>A66</w:t>
      </w:r>
      <w:r>
        <w:rPr>
          <w:rFonts w:ascii="Times New Roman" w:eastAsia="宋体"/>
          <w:sz w:val="24"/>
        </w:rPr>
        <w:t>语言的语义规则和语义动作，包括类型系统、作用域规则、变量声明和函数调用等。通过对语法规范和语义定义的设计，可以确保</w:t>
      </w:r>
      <w:r>
        <w:rPr>
          <w:rFonts w:ascii="Times New Roman" w:eastAsia="宋体"/>
          <w:sz w:val="24"/>
        </w:rPr>
        <w:t>A66</w:t>
      </w:r>
      <w:r>
        <w:rPr>
          <w:rFonts w:ascii="Times New Roman" w:eastAsia="宋体"/>
          <w:sz w:val="24"/>
        </w:rPr>
        <w:t>语言的一致性和可靠性。</w:t>
      </w:r>
    </w:p>
    <w:p w14:paraId="50C4952B"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下面用三个实例展示</w:t>
      </w:r>
      <w:r>
        <w:rPr>
          <w:rFonts w:ascii="Times New Roman" w:eastAsia="宋体" w:hint="eastAsia"/>
          <w:sz w:val="24"/>
        </w:rPr>
        <w:t>A</w:t>
      </w:r>
      <w:r>
        <w:rPr>
          <w:rFonts w:ascii="Times New Roman" w:eastAsia="宋体"/>
          <w:sz w:val="24"/>
        </w:rPr>
        <w:t>66</w:t>
      </w:r>
      <w:r>
        <w:rPr>
          <w:rFonts w:ascii="Times New Roman" w:eastAsia="宋体" w:hint="eastAsia"/>
          <w:sz w:val="24"/>
        </w:rPr>
        <w:t>的语法规范和语义定义。</w:t>
      </w:r>
    </w:p>
    <w:p w14:paraId="209B6592" w14:textId="77777777" w:rsidR="00963861" w:rsidRDefault="00963861" w:rsidP="00963861">
      <w:pPr>
        <w:spacing w:line="288" w:lineRule="auto"/>
        <w:ind w:firstLine="482"/>
        <w:outlineLvl w:val="2"/>
        <w:rPr>
          <w:rFonts w:ascii="Times New Roman" w:eastAsia="宋体"/>
          <w:b/>
          <w:bCs/>
          <w:sz w:val="24"/>
        </w:rPr>
      </w:pPr>
      <w:bookmarkStart w:id="80" w:name="_Toc25990"/>
      <w:r>
        <w:rPr>
          <w:rFonts w:ascii="Times New Roman" w:eastAsia="宋体" w:hint="eastAsia"/>
          <w:b/>
          <w:bCs/>
          <w:sz w:val="24"/>
        </w:rPr>
        <w:t xml:space="preserve">4.1.1 </w:t>
      </w:r>
      <w:r>
        <w:rPr>
          <w:rFonts w:ascii="Times New Roman" w:eastAsia="宋体" w:hint="eastAsia"/>
          <w:b/>
          <w:bCs/>
          <w:sz w:val="24"/>
        </w:rPr>
        <w:t>埃拉托斯特尼筛法</w:t>
      </w:r>
      <w:r>
        <w:rPr>
          <w:rFonts w:ascii="Times New Roman" w:eastAsia="宋体"/>
          <w:b/>
          <w:bCs/>
          <w:sz w:val="24"/>
        </w:rPr>
        <w:t>（</w:t>
      </w:r>
      <w:r>
        <w:rPr>
          <w:rFonts w:ascii="Times New Roman" w:eastAsia="宋体"/>
          <w:b/>
          <w:bCs/>
          <w:sz w:val="24"/>
        </w:rPr>
        <w:t>Sieve of Eratosthenes</w:t>
      </w:r>
      <w:r>
        <w:rPr>
          <w:rFonts w:ascii="Times New Roman" w:eastAsia="宋体"/>
          <w:b/>
          <w:bCs/>
          <w:sz w:val="24"/>
        </w:rPr>
        <w:t>）</w:t>
      </w:r>
      <w:bookmarkEnd w:id="80"/>
    </w:p>
    <w:p w14:paraId="04944871"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这</w:t>
      </w:r>
      <w:r>
        <w:rPr>
          <w:rFonts w:ascii="Times New Roman" w:eastAsia="宋体"/>
          <w:sz w:val="24"/>
        </w:rPr>
        <w:t>是一种用于找出一定范围内所有素数的经典算法。它的基本思想是从</w:t>
      </w:r>
      <w:r>
        <w:rPr>
          <w:rFonts w:ascii="Times New Roman" w:eastAsia="宋体"/>
          <w:sz w:val="24"/>
        </w:rPr>
        <w:t>2</w:t>
      </w:r>
      <w:r>
        <w:rPr>
          <w:rFonts w:ascii="Times New Roman" w:eastAsia="宋体"/>
          <w:sz w:val="24"/>
        </w:rPr>
        <w:t>开始，将所有的倍数标记为非素数，直到遍历完所有小于等于给定范围的数</w:t>
      </w:r>
      <w:r>
        <w:rPr>
          <w:rFonts w:ascii="Times New Roman" w:eastAsia="宋体" w:hint="eastAsia"/>
          <w:sz w:val="24"/>
        </w:rPr>
        <w:t>，时间复杂度越为</w:t>
      </w:r>
      <w:r>
        <w:rPr>
          <w:rFonts w:ascii="Times New Roman" w:eastAsia="宋体" w:hint="eastAsia"/>
          <w:sz w:val="24"/>
        </w:rPr>
        <w:t>O</w:t>
      </w:r>
      <w:r>
        <w:rPr>
          <w:rFonts w:ascii="Times New Roman" w:eastAsia="宋体" w:hint="eastAsia"/>
          <w:sz w:val="24"/>
        </w:rPr>
        <w:t>（</w:t>
      </w:r>
      <w:r>
        <w:rPr>
          <w:rFonts w:ascii="Times New Roman" w:eastAsia="宋体" w:hint="eastAsia"/>
          <w:sz w:val="24"/>
        </w:rPr>
        <w:t>n</w:t>
      </w:r>
      <w:r>
        <w:rPr>
          <w:rFonts w:ascii="Times New Roman" w:eastAsia="宋体" w:hint="eastAsia"/>
          <w:sz w:val="24"/>
        </w:rPr>
        <w:t>）</w:t>
      </w:r>
      <w:r>
        <w:rPr>
          <w:rFonts w:ascii="Times New Roman" w:eastAsia="宋体" w:hint="eastAsia"/>
          <w:sz w:val="24"/>
        </w:rPr>
        <w:t>(</w:t>
      </w:r>
      <w:r>
        <w:rPr>
          <w:rFonts w:ascii="Times New Roman" w:eastAsia="宋体" w:hint="eastAsia"/>
          <w:sz w:val="24"/>
        </w:rPr>
        <w:t>图</w:t>
      </w:r>
      <w:r>
        <w:rPr>
          <w:rFonts w:ascii="Times New Roman" w:eastAsia="宋体" w:hint="eastAsia"/>
          <w:sz w:val="24"/>
        </w:rPr>
        <w:t>4</w:t>
      </w:r>
      <w:r>
        <w:rPr>
          <w:rFonts w:ascii="Times New Roman" w:eastAsia="宋体"/>
          <w:sz w:val="24"/>
        </w:rPr>
        <w:t>-1</w:t>
      </w:r>
      <w:r>
        <w:rPr>
          <w:rFonts w:ascii="Times New Roman" w:eastAsia="宋体" w:hint="eastAsia"/>
          <w:sz w:val="24"/>
        </w:rPr>
        <w:t>)</w:t>
      </w:r>
      <w:r>
        <w:rPr>
          <w:rFonts w:ascii="Times New Roman" w:eastAsia="宋体"/>
          <w:sz w:val="24"/>
        </w:rPr>
        <w:t>。</w:t>
      </w:r>
    </w:p>
    <w:p w14:paraId="47ABC595" w14:textId="77777777" w:rsidR="00963861" w:rsidRDefault="00963861" w:rsidP="00963861">
      <w:pPr>
        <w:jc w:val="center"/>
        <w:rPr>
          <w:rFonts w:ascii="Times New Roman" w:eastAsia="宋体"/>
          <w:sz w:val="24"/>
        </w:rPr>
      </w:pPr>
      <w:bookmarkStart w:id="81" w:name="_Hlk148125551"/>
      <w:bookmarkStart w:id="82" w:name="_Hlk148125398"/>
      <w:r>
        <w:rPr>
          <w:rFonts w:ascii="Times New Roman" w:eastAsia="宋体"/>
          <w:noProof/>
          <w:sz w:val="24"/>
        </w:rPr>
        <w:drawing>
          <wp:inline distT="0" distB="0" distL="0" distR="0" wp14:anchorId="33BA11F2" wp14:editId="044F485C">
            <wp:extent cx="5274310" cy="1678940"/>
            <wp:effectExtent l="0" t="0" r="0" b="0"/>
            <wp:docPr id="1214972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72134" name="图片 1"/>
                    <pic:cNvPicPr>
                      <a:picLocks noChangeAspect="1"/>
                    </pic:cNvPicPr>
                  </pic:nvPicPr>
                  <pic:blipFill>
                    <a:blip r:embed="rId13"/>
                    <a:stretch>
                      <a:fillRect/>
                    </a:stretch>
                  </pic:blipFill>
                  <pic:spPr>
                    <a:xfrm>
                      <a:off x="0" y="0"/>
                      <a:ext cx="5274310" cy="1678940"/>
                    </a:xfrm>
                    <a:prstGeom prst="rect">
                      <a:avLst/>
                    </a:prstGeom>
                  </pic:spPr>
                </pic:pic>
              </a:graphicData>
            </a:graphic>
          </wp:inline>
        </w:drawing>
      </w:r>
    </w:p>
    <w:p w14:paraId="23C7B741" w14:textId="77777777" w:rsidR="00963861" w:rsidRDefault="00963861" w:rsidP="00963861">
      <w:pPr>
        <w:spacing w:afterLines="50" w:after="156" w:line="240" w:lineRule="atLeast"/>
        <w:ind w:firstLine="482"/>
        <w:jc w:val="center"/>
        <w:rPr>
          <w:rFonts w:ascii="Times New Roman" w:eastAsia="宋体" w:hAnsi="黑体" w:cs="黑体"/>
          <w:b/>
          <w:bCs/>
          <w:sz w:val="18"/>
          <w:szCs w:val="18"/>
        </w:rPr>
      </w:pPr>
      <w:r>
        <w:rPr>
          <w:rFonts w:ascii="Times New Roman" w:eastAsia="宋体" w:hAnsi="黑体" w:cs="黑体" w:hint="eastAsia"/>
          <w:b/>
          <w:bCs/>
          <w:sz w:val="18"/>
          <w:szCs w:val="18"/>
        </w:rPr>
        <w:t>图</w:t>
      </w:r>
      <w:r>
        <w:rPr>
          <w:rFonts w:ascii="Times New Roman" w:eastAsia="宋体" w:hAnsi="黑体" w:cs="黑体" w:hint="eastAsia"/>
          <w:b/>
          <w:bCs/>
          <w:sz w:val="18"/>
          <w:szCs w:val="18"/>
        </w:rPr>
        <w:t>4</w:t>
      </w:r>
      <w:r>
        <w:rPr>
          <w:rFonts w:ascii="Times New Roman" w:eastAsia="宋体" w:hAnsi="黑体" w:cs="黑体"/>
          <w:b/>
          <w:bCs/>
          <w:sz w:val="18"/>
          <w:szCs w:val="18"/>
        </w:rPr>
        <w:t xml:space="preserve">-1 </w:t>
      </w:r>
      <w:r>
        <w:rPr>
          <w:rFonts w:ascii="Times New Roman" w:eastAsia="宋体" w:hAnsi="黑体" w:cs="黑体" w:hint="eastAsia"/>
          <w:b/>
          <w:bCs/>
          <w:sz w:val="18"/>
          <w:szCs w:val="18"/>
        </w:rPr>
        <w:t>A66</w:t>
      </w:r>
      <w:r>
        <w:rPr>
          <w:rFonts w:ascii="Times New Roman" w:eastAsia="宋体" w:hAnsi="黑体" w:cs="黑体" w:hint="eastAsia"/>
          <w:b/>
          <w:bCs/>
          <w:sz w:val="18"/>
          <w:szCs w:val="18"/>
        </w:rPr>
        <w:t>使用循环语句实现了埃氏筛法</w:t>
      </w:r>
    </w:p>
    <w:p w14:paraId="47C03F37" w14:textId="77777777" w:rsidR="002C3A82" w:rsidRDefault="002C3A82" w:rsidP="002C3A82">
      <w:pPr>
        <w:jc w:val="center"/>
        <w:rPr>
          <w:rFonts w:ascii="Times New Roman" w:eastAsia="宋体"/>
          <w:sz w:val="24"/>
        </w:rPr>
      </w:pPr>
      <w:r>
        <w:rPr>
          <w:rFonts w:ascii="Times New Roman" w:eastAsia="宋体"/>
          <w:noProof/>
          <w:sz w:val="24"/>
        </w:rPr>
        <w:drawing>
          <wp:inline distT="0" distB="0" distL="0" distR="0" wp14:anchorId="5AAE0533" wp14:editId="610A5283">
            <wp:extent cx="5274310" cy="2630805"/>
            <wp:effectExtent l="0" t="0" r="0" b="0"/>
            <wp:docPr id="718440983" name="图片 71844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18160" name="图片 1"/>
                    <pic:cNvPicPr>
                      <a:picLocks noChangeAspect="1"/>
                    </pic:cNvPicPr>
                  </pic:nvPicPr>
                  <pic:blipFill>
                    <a:blip r:embed="rId14"/>
                    <a:stretch>
                      <a:fillRect/>
                    </a:stretch>
                  </pic:blipFill>
                  <pic:spPr>
                    <a:xfrm>
                      <a:off x="0" y="0"/>
                      <a:ext cx="5274310" cy="2630805"/>
                    </a:xfrm>
                    <a:prstGeom prst="rect">
                      <a:avLst/>
                    </a:prstGeom>
                  </pic:spPr>
                </pic:pic>
              </a:graphicData>
            </a:graphic>
          </wp:inline>
        </w:drawing>
      </w:r>
    </w:p>
    <w:p w14:paraId="35460802" w14:textId="77777777" w:rsidR="002C3A82" w:rsidRDefault="002C3A82" w:rsidP="002C3A82">
      <w:pPr>
        <w:spacing w:afterLines="50" w:after="156" w:line="240" w:lineRule="atLeast"/>
        <w:ind w:firstLine="482"/>
        <w:jc w:val="center"/>
        <w:rPr>
          <w:rFonts w:ascii="Times New Roman" w:eastAsia="宋体" w:hAnsi="黑体" w:cs="黑体"/>
          <w:b/>
          <w:bCs/>
          <w:sz w:val="18"/>
          <w:szCs w:val="18"/>
        </w:rPr>
      </w:pPr>
      <w:r>
        <w:rPr>
          <w:rFonts w:ascii="Times New Roman" w:eastAsia="宋体" w:hAnsi="黑体" w:cs="黑体" w:hint="eastAsia"/>
          <w:b/>
          <w:bCs/>
          <w:sz w:val="18"/>
          <w:szCs w:val="18"/>
        </w:rPr>
        <w:t>图</w:t>
      </w:r>
      <w:r>
        <w:rPr>
          <w:rFonts w:ascii="Times New Roman" w:eastAsia="宋体" w:hAnsi="黑体" w:cs="黑体" w:hint="eastAsia"/>
          <w:b/>
          <w:bCs/>
          <w:sz w:val="18"/>
          <w:szCs w:val="18"/>
        </w:rPr>
        <w:t>4</w:t>
      </w:r>
      <w:r>
        <w:rPr>
          <w:rFonts w:ascii="Times New Roman" w:eastAsia="宋体" w:hAnsi="黑体" w:cs="黑体"/>
          <w:b/>
          <w:bCs/>
          <w:sz w:val="18"/>
          <w:szCs w:val="18"/>
        </w:rPr>
        <w:t xml:space="preserve">-2 </w:t>
      </w:r>
      <w:r>
        <w:rPr>
          <w:rFonts w:ascii="Times New Roman" w:eastAsia="宋体" w:hAnsi="黑体" w:cs="黑体" w:hint="eastAsia"/>
          <w:b/>
          <w:bCs/>
          <w:sz w:val="18"/>
          <w:szCs w:val="18"/>
        </w:rPr>
        <w:t>A66</w:t>
      </w:r>
      <w:r>
        <w:rPr>
          <w:rFonts w:ascii="Times New Roman" w:eastAsia="宋体" w:hAnsi="黑体" w:cs="黑体" w:hint="eastAsia"/>
          <w:b/>
          <w:bCs/>
          <w:sz w:val="18"/>
          <w:szCs w:val="18"/>
        </w:rPr>
        <w:t>使用递归实现求解斐波那契数列</w:t>
      </w:r>
    </w:p>
    <w:p w14:paraId="3395080F" w14:textId="77777777" w:rsidR="002C3A82" w:rsidRDefault="002C3A82" w:rsidP="002C3A82">
      <w:pPr>
        <w:jc w:val="center"/>
        <w:rPr>
          <w:rFonts w:ascii="Times New Roman" w:eastAsia="宋体"/>
          <w:sz w:val="24"/>
        </w:rPr>
      </w:pPr>
      <w:r>
        <w:rPr>
          <w:rFonts w:ascii="Times New Roman" w:eastAsia="宋体"/>
          <w:noProof/>
          <w:sz w:val="24"/>
        </w:rPr>
        <w:lastRenderedPageBreak/>
        <w:drawing>
          <wp:inline distT="0" distB="0" distL="0" distR="0" wp14:anchorId="2B077323" wp14:editId="57D8C388">
            <wp:extent cx="5274310" cy="1746885"/>
            <wp:effectExtent l="0" t="0" r="0" b="0"/>
            <wp:docPr id="398781051" name="图片 39878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31792" name="图片 1"/>
                    <pic:cNvPicPr>
                      <a:picLocks noChangeAspect="1"/>
                    </pic:cNvPicPr>
                  </pic:nvPicPr>
                  <pic:blipFill>
                    <a:blip r:embed="rId15"/>
                    <a:stretch>
                      <a:fillRect/>
                    </a:stretch>
                  </pic:blipFill>
                  <pic:spPr>
                    <a:xfrm>
                      <a:off x="0" y="0"/>
                      <a:ext cx="5274310" cy="1746885"/>
                    </a:xfrm>
                    <a:prstGeom prst="rect">
                      <a:avLst/>
                    </a:prstGeom>
                  </pic:spPr>
                </pic:pic>
              </a:graphicData>
            </a:graphic>
          </wp:inline>
        </w:drawing>
      </w:r>
    </w:p>
    <w:p w14:paraId="4D6D7F8A" w14:textId="21D30023" w:rsidR="002C3A82" w:rsidRPr="002C3A82" w:rsidRDefault="002C3A82" w:rsidP="002C3A82">
      <w:pPr>
        <w:spacing w:afterLines="50" w:after="156" w:line="240" w:lineRule="atLeast"/>
        <w:ind w:firstLine="482"/>
        <w:jc w:val="center"/>
        <w:rPr>
          <w:rFonts w:ascii="Times New Roman" w:eastAsia="宋体" w:hAnsi="黑体" w:cs="黑体"/>
          <w:b/>
          <w:bCs/>
          <w:sz w:val="18"/>
          <w:szCs w:val="18"/>
        </w:rPr>
      </w:pPr>
      <w:r w:rsidRPr="001762C8">
        <w:rPr>
          <w:rFonts w:ascii="Times New Roman" w:eastAsia="宋体" w:hAnsi="黑体" w:cs="黑体" w:hint="eastAsia"/>
          <w:b/>
          <w:bCs/>
          <w:sz w:val="18"/>
          <w:szCs w:val="18"/>
        </w:rPr>
        <w:t>图</w:t>
      </w:r>
      <w:r w:rsidRPr="001762C8">
        <w:rPr>
          <w:rFonts w:ascii="Times New Roman" w:eastAsia="宋体" w:hAnsi="黑体" w:cs="黑体" w:hint="eastAsia"/>
          <w:b/>
          <w:bCs/>
          <w:sz w:val="18"/>
          <w:szCs w:val="18"/>
        </w:rPr>
        <w:t>4</w:t>
      </w:r>
      <w:r w:rsidRPr="001762C8">
        <w:rPr>
          <w:rFonts w:ascii="Times New Roman" w:eastAsia="宋体" w:hAnsi="黑体" w:cs="黑体"/>
          <w:b/>
          <w:bCs/>
          <w:sz w:val="18"/>
          <w:szCs w:val="18"/>
        </w:rPr>
        <w:t>-</w:t>
      </w:r>
      <w:r>
        <w:rPr>
          <w:rFonts w:ascii="Times New Roman" w:eastAsia="宋体" w:hAnsi="黑体" w:cs="黑体"/>
          <w:b/>
          <w:bCs/>
          <w:sz w:val="18"/>
          <w:szCs w:val="18"/>
        </w:rPr>
        <w:t xml:space="preserve">3 </w:t>
      </w:r>
      <w:r>
        <w:rPr>
          <w:rFonts w:ascii="Times New Roman" w:eastAsia="宋体" w:hAnsi="黑体" w:cs="黑体" w:hint="eastAsia"/>
          <w:b/>
          <w:bCs/>
          <w:sz w:val="18"/>
          <w:szCs w:val="18"/>
        </w:rPr>
        <w:t>A66</w:t>
      </w:r>
      <w:r>
        <w:rPr>
          <w:rFonts w:ascii="Times New Roman" w:eastAsia="宋体" w:hAnsi="黑体" w:cs="黑体" w:hint="eastAsia"/>
          <w:b/>
          <w:bCs/>
          <w:sz w:val="18"/>
          <w:szCs w:val="18"/>
        </w:rPr>
        <w:t>使用声明全局变量实现并查集</w:t>
      </w:r>
      <w:bookmarkEnd w:id="81"/>
    </w:p>
    <w:p w14:paraId="3FCDEF16" w14:textId="5F16F561" w:rsidR="00963861" w:rsidRDefault="00963861" w:rsidP="00963861">
      <w:pPr>
        <w:spacing w:line="288" w:lineRule="auto"/>
        <w:ind w:firstLine="482"/>
        <w:outlineLvl w:val="2"/>
        <w:rPr>
          <w:rFonts w:ascii="Times New Roman" w:eastAsia="宋体"/>
          <w:b/>
          <w:bCs/>
          <w:sz w:val="24"/>
        </w:rPr>
      </w:pPr>
      <w:bookmarkStart w:id="83" w:name="_Toc28502"/>
      <w:bookmarkEnd w:id="82"/>
      <w:r>
        <w:rPr>
          <w:rFonts w:ascii="Times New Roman" w:eastAsia="宋体" w:hint="eastAsia"/>
          <w:b/>
          <w:bCs/>
          <w:sz w:val="24"/>
        </w:rPr>
        <w:t>4.1.</w:t>
      </w:r>
      <w:r w:rsidR="002C3A82">
        <w:rPr>
          <w:rFonts w:ascii="Times New Roman" w:eastAsia="宋体"/>
          <w:b/>
          <w:bCs/>
          <w:sz w:val="24"/>
        </w:rPr>
        <w:t>2</w:t>
      </w:r>
      <w:r>
        <w:rPr>
          <w:rFonts w:ascii="Times New Roman" w:eastAsia="宋体" w:hint="eastAsia"/>
          <w:b/>
          <w:bCs/>
          <w:sz w:val="24"/>
        </w:rPr>
        <w:t xml:space="preserve"> </w:t>
      </w:r>
      <w:r>
        <w:rPr>
          <w:rFonts w:ascii="Times New Roman" w:eastAsia="宋体" w:hint="eastAsia"/>
          <w:b/>
          <w:bCs/>
          <w:sz w:val="24"/>
        </w:rPr>
        <w:t>斐波那契数列</w:t>
      </w:r>
      <w:bookmarkEnd w:id="83"/>
    </w:p>
    <w:p w14:paraId="5A59FADA"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斐波那契数列是一个经典的数学序列，其中每个数字是前两个数字的和。基本思想是通过连续相加前两个元素来构建序列。它是许多数学和计算问题的基础，并在计算理论、数学和算法中有广泛应用。斐波那契数列的生成不限于某种特定的编程语言或算法实现，其时间复杂度依赖于具体的实现方法</w:t>
      </w:r>
      <w:r w:rsidRPr="001762C8">
        <w:rPr>
          <w:rFonts w:ascii="Times New Roman" w:eastAsia="宋体" w:hint="eastAsia"/>
          <w:sz w:val="24"/>
        </w:rPr>
        <w:t>(</w:t>
      </w:r>
      <w:r w:rsidRPr="001762C8">
        <w:rPr>
          <w:rFonts w:ascii="Times New Roman" w:eastAsia="宋体" w:hint="eastAsia"/>
          <w:sz w:val="24"/>
        </w:rPr>
        <w:t>图</w:t>
      </w:r>
      <w:r w:rsidRPr="001762C8">
        <w:rPr>
          <w:rFonts w:ascii="Times New Roman" w:eastAsia="宋体" w:hint="eastAsia"/>
          <w:sz w:val="24"/>
        </w:rPr>
        <w:t>4</w:t>
      </w:r>
      <w:r w:rsidRPr="001762C8">
        <w:rPr>
          <w:rFonts w:ascii="Times New Roman" w:eastAsia="宋体"/>
          <w:sz w:val="24"/>
        </w:rPr>
        <w:t>-</w:t>
      </w:r>
      <w:r>
        <w:rPr>
          <w:rFonts w:ascii="Times New Roman" w:eastAsia="宋体"/>
          <w:sz w:val="24"/>
        </w:rPr>
        <w:t>2</w:t>
      </w:r>
      <w:r w:rsidRPr="001762C8">
        <w:rPr>
          <w:rFonts w:ascii="Times New Roman" w:eastAsia="宋体" w:hint="eastAsia"/>
          <w:sz w:val="24"/>
        </w:rPr>
        <w:t>)</w:t>
      </w:r>
      <w:r>
        <w:rPr>
          <w:rFonts w:ascii="Times New Roman" w:eastAsia="宋体" w:hint="eastAsia"/>
          <w:sz w:val="24"/>
        </w:rPr>
        <w:t>。</w:t>
      </w:r>
    </w:p>
    <w:p w14:paraId="48F9718F" w14:textId="77777777" w:rsidR="00963861" w:rsidRDefault="00963861" w:rsidP="00963861">
      <w:pPr>
        <w:jc w:val="center"/>
        <w:rPr>
          <w:rFonts w:ascii="Times New Roman" w:eastAsia="宋体"/>
          <w:sz w:val="24"/>
        </w:rPr>
      </w:pPr>
      <w:bookmarkStart w:id="84" w:name="_Hlk148125525"/>
      <w:r>
        <w:rPr>
          <w:rFonts w:ascii="Times New Roman" w:eastAsia="宋体"/>
          <w:noProof/>
          <w:sz w:val="24"/>
        </w:rPr>
        <w:drawing>
          <wp:inline distT="0" distB="0" distL="0" distR="0" wp14:anchorId="7097A3EC" wp14:editId="04787EE9">
            <wp:extent cx="5274310" cy="2630805"/>
            <wp:effectExtent l="0" t="0" r="0" b="0"/>
            <wp:docPr id="338118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18160" name="图片 1"/>
                    <pic:cNvPicPr>
                      <a:picLocks noChangeAspect="1"/>
                    </pic:cNvPicPr>
                  </pic:nvPicPr>
                  <pic:blipFill>
                    <a:blip r:embed="rId14"/>
                    <a:stretch>
                      <a:fillRect/>
                    </a:stretch>
                  </pic:blipFill>
                  <pic:spPr>
                    <a:xfrm>
                      <a:off x="0" y="0"/>
                      <a:ext cx="5274310" cy="2630805"/>
                    </a:xfrm>
                    <a:prstGeom prst="rect">
                      <a:avLst/>
                    </a:prstGeom>
                  </pic:spPr>
                </pic:pic>
              </a:graphicData>
            </a:graphic>
          </wp:inline>
        </w:drawing>
      </w:r>
    </w:p>
    <w:p w14:paraId="24865829" w14:textId="77777777" w:rsidR="00963861" w:rsidRDefault="00963861" w:rsidP="00963861">
      <w:pPr>
        <w:spacing w:afterLines="50" w:after="156" w:line="240" w:lineRule="atLeast"/>
        <w:ind w:firstLine="482"/>
        <w:jc w:val="center"/>
        <w:rPr>
          <w:rFonts w:ascii="Times New Roman" w:eastAsia="宋体" w:hAnsi="黑体" w:cs="黑体"/>
          <w:b/>
          <w:bCs/>
          <w:sz w:val="18"/>
          <w:szCs w:val="18"/>
        </w:rPr>
      </w:pPr>
      <w:r>
        <w:rPr>
          <w:rFonts w:ascii="Times New Roman" w:eastAsia="宋体" w:hAnsi="黑体" w:cs="黑体" w:hint="eastAsia"/>
          <w:b/>
          <w:bCs/>
          <w:sz w:val="18"/>
          <w:szCs w:val="18"/>
        </w:rPr>
        <w:t>图</w:t>
      </w:r>
      <w:r>
        <w:rPr>
          <w:rFonts w:ascii="Times New Roman" w:eastAsia="宋体" w:hAnsi="黑体" w:cs="黑体" w:hint="eastAsia"/>
          <w:b/>
          <w:bCs/>
          <w:sz w:val="18"/>
          <w:szCs w:val="18"/>
        </w:rPr>
        <w:t>4</w:t>
      </w:r>
      <w:r>
        <w:rPr>
          <w:rFonts w:ascii="Times New Roman" w:eastAsia="宋体" w:hAnsi="黑体" w:cs="黑体"/>
          <w:b/>
          <w:bCs/>
          <w:sz w:val="18"/>
          <w:szCs w:val="18"/>
        </w:rPr>
        <w:t xml:space="preserve">-2 </w:t>
      </w:r>
      <w:r>
        <w:rPr>
          <w:rFonts w:ascii="Times New Roman" w:eastAsia="宋体" w:hAnsi="黑体" w:cs="黑体" w:hint="eastAsia"/>
          <w:b/>
          <w:bCs/>
          <w:sz w:val="18"/>
          <w:szCs w:val="18"/>
        </w:rPr>
        <w:t>A66</w:t>
      </w:r>
      <w:r>
        <w:rPr>
          <w:rFonts w:ascii="Times New Roman" w:eastAsia="宋体" w:hAnsi="黑体" w:cs="黑体" w:hint="eastAsia"/>
          <w:b/>
          <w:bCs/>
          <w:sz w:val="18"/>
          <w:szCs w:val="18"/>
        </w:rPr>
        <w:t>使用递归实现求解斐波那契数列</w:t>
      </w:r>
    </w:p>
    <w:p w14:paraId="50F0F53C" w14:textId="6F5F199C" w:rsidR="00963861" w:rsidRDefault="00963861" w:rsidP="00963861">
      <w:pPr>
        <w:spacing w:line="288" w:lineRule="auto"/>
        <w:ind w:firstLine="482"/>
        <w:outlineLvl w:val="2"/>
        <w:rPr>
          <w:rFonts w:ascii="Times New Roman" w:eastAsia="宋体"/>
          <w:b/>
          <w:bCs/>
          <w:sz w:val="24"/>
        </w:rPr>
      </w:pPr>
      <w:bookmarkStart w:id="85" w:name="_Toc28425"/>
      <w:bookmarkEnd w:id="84"/>
      <w:r>
        <w:rPr>
          <w:rFonts w:ascii="Times New Roman" w:eastAsia="宋体" w:hint="eastAsia"/>
          <w:b/>
          <w:bCs/>
          <w:sz w:val="24"/>
        </w:rPr>
        <w:t>4.1.</w:t>
      </w:r>
      <w:r w:rsidR="002C3A82">
        <w:rPr>
          <w:rFonts w:ascii="Times New Roman" w:eastAsia="宋体"/>
          <w:b/>
          <w:bCs/>
          <w:sz w:val="24"/>
        </w:rPr>
        <w:t>3</w:t>
      </w:r>
      <w:r>
        <w:rPr>
          <w:rFonts w:ascii="Times New Roman" w:eastAsia="宋体" w:hint="eastAsia"/>
          <w:b/>
          <w:bCs/>
          <w:sz w:val="24"/>
        </w:rPr>
        <w:t xml:space="preserve"> </w:t>
      </w:r>
      <w:r>
        <w:rPr>
          <w:rFonts w:ascii="Times New Roman" w:eastAsia="宋体" w:hint="eastAsia"/>
          <w:b/>
          <w:bCs/>
          <w:sz w:val="24"/>
        </w:rPr>
        <w:t>并查集</w:t>
      </w:r>
      <w:bookmarkEnd w:id="85"/>
    </w:p>
    <w:p w14:paraId="46FCDE8E"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并查集是一种树型的数据结构，用于处理一些不相交集合的合并及查询问题（即所谓的并、查）。比如说，我们可以用并查集来判断一个森林中有几棵树、某个节点是否属于某棵树等。下图展示的是在</w:t>
      </w:r>
      <w:r>
        <w:rPr>
          <w:rFonts w:ascii="Times New Roman" w:eastAsia="宋体" w:hint="eastAsia"/>
          <w:sz w:val="24"/>
        </w:rPr>
        <w:t>A66</w:t>
      </w:r>
      <w:r>
        <w:rPr>
          <w:rFonts w:ascii="Times New Roman" w:eastAsia="宋体" w:hint="eastAsia"/>
          <w:sz w:val="24"/>
        </w:rPr>
        <w:t>中定义函数和声明全局变量的功能，实现了并查集的合并和查询操作，并通过判断元素是否属于同一个集合来输出结果</w:t>
      </w:r>
      <w:r w:rsidRPr="001762C8">
        <w:rPr>
          <w:rFonts w:ascii="Times New Roman" w:eastAsia="宋体" w:hint="eastAsia"/>
          <w:sz w:val="24"/>
        </w:rPr>
        <w:t>(</w:t>
      </w:r>
      <w:r w:rsidRPr="001762C8">
        <w:rPr>
          <w:rFonts w:ascii="Times New Roman" w:eastAsia="宋体" w:hint="eastAsia"/>
          <w:sz w:val="24"/>
        </w:rPr>
        <w:t>图</w:t>
      </w:r>
      <w:r w:rsidRPr="001762C8">
        <w:rPr>
          <w:rFonts w:ascii="Times New Roman" w:eastAsia="宋体" w:hint="eastAsia"/>
          <w:sz w:val="24"/>
        </w:rPr>
        <w:t>4</w:t>
      </w:r>
      <w:r w:rsidRPr="001762C8">
        <w:rPr>
          <w:rFonts w:ascii="Times New Roman" w:eastAsia="宋体"/>
          <w:sz w:val="24"/>
        </w:rPr>
        <w:t>-</w:t>
      </w:r>
      <w:r>
        <w:rPr>
          <w:rFonts w:ascii="Times New Roman" w:eastAsia="宋体"/>
          <w:sz w:val="24"/>
        </w:rPr>
        <w:t>3</w:t>
      </w:r>
      <w:r w:rsidRPr="001762C8">
        <w:rPr>
          <w:rFonts w:ascii="Times New Roman" w:eastAsia="宋体" w:hint="eastAsia"/>
          <w:sz w:val="24"/>
        </w:rPr>
        <w:t>)</w:t>
      </w:r>
      <w:r>
        <w:rPr>
          <w:rFonts w:ascii="Times New Roman" w:eastAsia="宋体" w:hint="eastAsia"/>
          <w:sz w:val="24"/>
        </w:rPr>
        <w:t>。</w:t>
      </w:r>
    </w:p>
    <w:p w14:paraId="6DF2CCAB" w14:textId="77777777" w:rsidR="00963861" w:rsidRDefault="00963861" w:rsidP="00963861">
      <w:pPr>
        <w:jc w:val="center"/>
        <w:rPr>
          <w:rFonts w:ascii="Times New Roman" w:eastAsia="宋体"/>
          <w:sz w:val="24"/>
        </w:rPr>
      </w:pPr>
      <w:bookmarkStart w:id="86" w:name="_Hlk148125538"/>
      <w:r>
        <w:rPr>
          <w:rFonts w:ascii="Times New Roman" w:eastAsia="宋体"/>
          <w:noProof/>
          <w:sz w:val="24"/>
        </w:rPr>
        <w:lastRenderedPageBreak/>
        <w:drawing>
          <wp:inline distT="0" distB="0" distL="0" distR="0" wp14:anchorId="1DA972F5" wp14:editId="08ABF155">
            <wp:extent cx="5274310" cy="1746885"/>
            <wp:effectExtent l="0" t="0" r="0" b="0"/>
            <wp:docPr id="1382131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31792" name="图片 1"/>
                    <pic:cNvPicPr>
                      <a:picLocks noChangeAspect="1"/>
                    </pic:cNvPicPr>
                  </pic:nvPicPr>
                  <pic:blipFill>
                    <a:blip r:embed="rId15"/>
                    <a:stretch>
                      <a:fillRect/>
                    </a:stretch>
                  </pic:blipFill>
                  <pic:spPr>
                    <a:xfrm>
                      <a:off x="0" y="0"/>
                      <a:ext cx="5274310" cy="1746885"/>
                    </a:xfrm>
                    <a:prstGeom prst="rect">
                      <a:avLst/>
                    </a:prstGeom>
                  </pic:spPr>
                </pic:pic>
              </a:graphicData>
            </a:graphic>
          </wp:inline>
        </w:drawing>
      </w:r>
    </w:p>
    <w:p w14:paraId="16A2A938" w14:textId="77777777" w:rsidR="00963861" w:rsidRDefault="00963861" w:rsidP="00963861">
      <w:pPr>
        <w:spacing w:afterLines="50" w:after="156" w:line="240" w:lineRule="atLeast"/>
        <w:ind w:firstLine="482"/>
        <w:jc w:val="center"/>
        <w:rPr>
          <w:rFonts w:ascii="Times New Roman" w:eastAsia="宋体" w:hAnsi="黑体" w:cs="黑体"/>
          <w:b/>
          <w:bCs/>
          <w:sz w:val="18"/>
          <w:szCs w:val="18"/>
        </w:rPr>
      </w:pPr>
      <w:r w:rsidRPr="001762C8">
        <w:rPr>
          <w:rFonts w:ascii="Times New Roman" w:eastAsia="宋体" w:hAnsi="黑体" w:cs="黑体" w:hint="eastAsia"/>
          <w:b/>
          <w:bCs/>
          <w:sz w:val="18"/>
          <w:szCs w:val="18"/>
        </w:rPr>
        <w:t>图</w:t>
      </w:r>
      <w:r w:rsidRPr="001762C8">
        <w:rPr>
          <w:rFonts w:ascii="Times New Roman" w:eastAsia="宋体" w:hAnsi="黑体" w:cs="黑体" w:hint="eastAsia"/>
          <w:b/>
          <w:bCs/>
          <w:sz w:val="18"/>
          <w:szCs w:val="18"/>
        </w:rPr>
        <w:t>4</w:t>
      </w:r>
      <w:r w:rsidRPr="001762C8">
        <w:rPr>
          <w:rFonts w:ascii="Times New Roman" w:eastAsia="宋体" w:hAnsi="黑体" w:cs="黑体"/>
          <w:b/>
          <w:bCs/>
          <w:sz w:val="18"/>
          <w:szCs w:val="18"/>
        </w:rPr>
        <w:t>-</w:t>
      </w:r>
      <w:r>
        <w:rPr>
          <w:rFonts w:ascii="Times New Roman" w:eastAsia="宋体" w:hAnsi="黑体" w:cs="黑体"/>
          <w:b/>
          <w:bCs/>
          <w:sz w:val="18"/>
          <w:szCs w:val="18"/>
        </w:rPr>
        <w:t xml:space="preserve">3 </w:t>
      </w:r>
      <w:r>
        <w:rPr>
          <w:rFonts w:ascii="Times New Roman" w:eastAsia="宋体" w:hAnsi="黑体" w:cs="黑体" w:hint="eastAsia"/>
          <w:b/>
          <w:bCs/>
          <w:sz w:val="18"/>
          <w:szCs w:val="18"/>
        </w:rPr>
        <w:t>A66</w:t>
      </w:r>
      <w:r>
        <w:rPr>
          <w:rFonts w:ascii="Times New Roman" w:eastAsia="宋体" w:hAnsi="黑体" w:cs="黑体" w:hint="eastAsia"/>
          <w:b/>
          <w:bCs/>
          <w:sz w:val="18"/>
          <w:szCs w:val="18"/>
        </w:rPr>
        <w:t>使用声明全局变量实现并查集</w:t>
      </w:r>
    </w:p>
    <w:p w14:paraId="79428ECD" w14:textId="77777777" w:rsidR="00963861" w:rsidRDefault="00963861" w:rsidP="00963861">
      <w:pPr>
        <w:pStyle w:val="2"/>
        <w:jc w:val="left"/>
        <w:rPr>
          <w:rFonts w:ascii="Times New Roman" w:eastAsia="黑体"/>
          <w:sz w:val="30"/>
        </w:rPr>
      </w:pPr>
      <w:bookmarkStart w:id="87" w:name="_Toc2999"/>
      <w:bookmarkEnd w:id="86"/>
      <w:r>
        <w:rPr>
          <w:rFonts w:ascii="Times New Roman" w:eastAsia="黑体"/>
          <w:sz w:val="30"/>
        </w:rPr>
        <w:t xml:space="preserve">4.2. </w:t>
      </w:r>
      <w:r>
        <w:rPr>
          <w:rFonts w:ascii="Times New Roman" w:eastAsia="黑体"/>
          <w:sz w:val="30"/>
        </w:rPr>
        <w:t>编译器的架构和实现</w:t>
      </w:r>
      <w:r>
        <w:rPr>
          <w:rFonts w:ascii="Times New Roman" w:eastAsia="黑体" w:hint="eastAsia"/>
          <w:sz w:val="30"/>
        </w:rPr>
        <w:t>（图）</w:t>
      </w:r>
      <w:bookmarkEnd w:id="87"/>
    </w:p>
    <w:p w14:paraId="096D36ED" w14:textId="444B3116" w:rsidR="00963861" w:rsidRPr="0013599C" w:rsidRDefault="002C3A82" w:rsidP="00963861">
      <w:r>
        <w:rPr>
          <w:noProof/>
        </w:rPr>
        <w:drawing>
          <wp:inline distT="0" distB="0" distL="0" distR="0" wp14:anchorId="13A6E007" wp14:editId="22CE3D39">
            <wp:extent cx="5274310" cy="3087370"/>
            <wp:effectExtent l="0" t="0" r="0" b="0"/>
            <wp:docPr id="179154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4727" name=""/>
                    <pic:cNvPicPr/>
                  </pic:nvPicPr>
                  <pic:blipFill>
                    <a:blip r:embed="rId16"/>
                    <a:stretch>
                      <a:fillRect/>
                    </a:stretch>
                  </pic:blipFill>
                  <pic:spPr>
                    <a:xfrm>
                      <a:off x="0" y="0"/>
                      <a:ext cx="5274310" cy="3087370"/>
                    </a:xfrm>
                    <a:prstGeom prst="rect">
                      <a:avLst/>
                    </a:prstGeom>
                  </pic:spPr>
                </pic:pic>
              </a:graphicData>
            </a:graphic>
          </wp:inline>
        </w:drawing>
      </w:r>
    </w:p>
    <w:p w14:paraId="3DE0DDAB" w14:textId="77777777" w:rsidR="00963861" w:rsidRDefault="00963861" w:rsidP="00963861">
      <w:pPr>
        <w:spacing w:line="288" w:lineRule="auto"/>
        <w:ind w:firstLine="482"/>
        <w:rPr>
          <w:rFonts w:ascii="Times New Roman" w:eastAsia="宋体"/>
          <w:sz w:val="24"/>
        </w:rPr>
      </w:pPr>
      <w:r>
        <w:rPr>
          <w:rFonts w:ascii="Times New Roman" w:eastAsia="宋体"/>
          <w:sz w:val="24"/>
        </w:rPr>
        <w:t>一般来说，编译器的架构可以分为前端、中间表示和后端三个主要组件。</w:t>
      </w:r>
    </w:p>
    <w:p w14:paraId="76A4AC1B" w14:textId="77777777" w:rsidR="00963861" w:rsidRDefault="00963861" w:rsidP="00963861">
      <w:pPr>
        <w:spacing w:line="288" w:lineRule="auto"/>
        <w:ind w:firstLine="482"/>
        <w:outlineLvl w:val="2"/>
        <w:rPr>
          <w:rFonts w:ascii="Times New Roman" w:eastAsia="宋体"/>
          <w:b/>
          <w:bCs/>
          <w:sz w:val="24"/>
        </w:rPr>
      </w:pPr>
      <w:bookmarkStart w:id="88" w:name="_Toc18634"/>
      <w:r>
        <w:rPr>
          <w:rFonts w:ascii="Times New Roman" w:eastAsia="宋体"/>
          <w:b/>
          <w:bCs/>
          <w:sz w:val="24"/>
        </w:rPr>
        <w:t>4.2.1</w:t>
      </w:r>
      <w:r>
        <w:rPr>
          <w:rFonts w:ascii="Times New Roman" w:eastAsia="宋体" w:hint="eastAsia"/>
          <w:b/>
          <w:bCs/>
          <w:sz w:val="24"/>
        </w:rPr>
        <w:t xml:space="preserve"> </w:t>
      </w:r>
      <w:r>
        <w:rPr>
          <w:rFonts w:ascii="Times New Roman" w:eastAsia="宋体" w:hint="eastAsia"/>
          <w:b/>
          <w:bCs/>
          <w:sz w:val="24"/>
        </w:rPr>
        <w:t>前端负责源代码的解析和分析</w:t>
      </w:r>
      <w:bookmarkEnd w:id="88"/>
    </w:p>
    <w:p w14:paraId="266B707C" w14:textId="77777777" w:rsidR="00963861" w:rsidRDefault="00963861" w:rsidP="00963861">
      <w:pPr>
        <w:spacing w:line="288" w:lineRule="auto"/>
        <w:ind w:firstLine="482"/>
        <w:rPr>
          <w:rFonts w:ascii="Times New Roman" w:eastAsia="宋体"/>
          <w:sz w:val="24"/>
        </w:rPr>
      </w:pPr>
      <w:r>
        <w:rPr>
          <w:rFonts w:ascii="Times New Roman" w:eastAsia="宋体"/>
          <w:sz w:val="24"/>
        </w:rPr>
        <w:t>将源代码转换成</w:t>
      </w:r>
      <w:r>
        <w:rPr>
          <w:rFonts w:ascii="Times New Roman" w:eastAsia="宋体" w:hint="eastAsia"/>
          <w:sz w:val="24"/>
        </w:rPr>
        <w:t>抽象语法树</w:t>
      </w:r>
      <w:r>
        <w:rPr>
          <w:rFonts w:ascii="Times New Roman" w:eastAsia="宋体"/>
          <w:sz w:val="24"/>
        </w:rPr>
        <w:t>。前端包括词法分析、语法分析和语义分析等组件。词法分析将源代码分割成一系列的词法单元，语法分析将词法单元组织成语法树，语义分析对语法树进行类型检查和语义验证。</w:t>
      </w:r>
    </w:p>
    <w:p w14:paraId="02C71573" w14:textId="77777777" w:rsidR="00963861" w:rsidRDefault="00963861" w:rsidP="00963861">
      <w:pPr>
        <w:spacing w:line="288" w:lineRule="auto"/>
        <w:ind w:firstLine="482"/>
        <w:rPr>
          <w:rFonts w:ascii="Times New Roman" w:eastAsia="宋体" w:hAnsi="黑体" w:cs="黑体"/>
          <w:b/>
          <w:bCs/>
          <w:sz w:val="24"/>
        </w:rPr>
      </w:pPr>
      <w:r>
        <w:rPr>
          <w:rFonts w:ascii="Times New Roman" w:eastAsia="宋体" w:hAnsi="黑体" w:cs="黑体" w:hint="eastAsia"/>
          <w:b/>
          <w:bCs/>
          <w:sz w:val="24"/>
        </w:rPr>
        <w:t>1</w:t>
      </w:r>
      <w:r>
        <w:rPr>
          <w:rFonts w:ascii="Times New Roman" w:eastAsia="宋体" w:hAnsi="黑体" w:cs="黑体" w:hint="eastAsia"/>
          <w:b/>
          <w:bCs/>
          <w:sz w:val="24"/>
        </w:rPr>
        <w:t>、词法分析</w:t>
      </w:r>
      <w:r>
        <w:rPr>
          <w:rFonts w:ascii="Times New Roman" w:eastAsia="宋体" w:hAnsi="Times New Roman" w:cs="Times New Roman"/>
          <w:b/>
          <w:bCs/>
          <w:sz w:val="24"/>
        </w:rPr>
        <w:t>（</w:t>
      </w:r>
      <w:r>
        <w:rPr>
          <w:rFonts w:ascii="Times New Roman" w:eastAsia="宋体" w:hAnsi="Times New Roman" w:cs="Times New Roman"/>
          <w:b/>
          <w:bCs/>
          <w:sz w:val="24"/>
        </w:rPr>
        <w:t>Lexical analysis</w:t>
      </w:r>
      <w:r>
        <w:rPr>
          <w:rFonts w:ascii="Times New Roman" w:eastAsia="宋体" w:hAnsi="Times New Roman" w:cs="Times New Roman"/>
          <w:b/>
          <w:bCs/>
          <w:sz w:val="24"/>
        </w:rPr>
        <w:t>）</w:t>
      </w:r>
      <w:r>
        <w:rPr>
          <w:rFonts w:ascii="Times New Roman" w:eastAsia="宋体" w:hAnsi="黑体" w:cs="黑体" w:hint="eastAsia"/>
          <w:b/>
          <w:bCs/>
          <w:sz w:val="24"/>
        </w:rPr>
        <w:t>和词法分析程序</w:t>
      </w:r>
      <w:r>
        <w:rPr>
          <w:rFonts w:ascii="Times New Roman" w:eastAsia="宋体" w:hAnsi="Times New Roman" w:cs="Times New Roman" w:hint="eastAsia"/>
          <w:b/>
          <w:bCs/>
          <w:sz w:val="24"/>
        </w:rPr>
        <w:t>（</w:t>
      </w:r>
      <w:r>
        <w:rPr>
          <w:rFonts w:ascii="Times New Roman" w:eastAsia="宋体" w:hAnsi="Times New Roman" w:cs="Times New Roman" w:hint="eastAsia"/>
          <w:b/>
          <w:bCs/>
          <w:sz w:val="24"/>
        </w:rPr>
        <w:t>Lexical analyzer</w:t>
      </w:r>
      <w:r>
        <w:rPr>
          <w:rFonts w:ascii="Times New Roman" w:eastAsia="宋体" w:hAnsi="Times New Roman" w:cs="Times New Roman" w:hint="eastAsia"/>
          <w:b/>
          <w:bCs/>
          <w:sz w:val="24"/>
        </w:rPr>
        <w:t>）</w:t>
      </w:r>
    </w:p>
    <w:p w14:paraId="2A8E8C6F"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词法分析阶段是编译过程的第一个阶段。这个阶段的任务是从左到右一个字符一个字符地读入源程序，即对构成源程序的字符流进行扫描然后根据构词规则识别单词</w:t>
      </w:r>
      <w:r>
        <w:rPr>
          <w:rFonts w:ascii="Times New Roman" w:eastAsia="宋体" w:hint="eastAsia"/>
          <w:sz w:val="24"/>
        </w:rPr>
        <w:t>(</w:t>
      </w:r>
      <w:r>
        <w:rPr>
          <w:rFonts w:ascii="Times New Roman" w:eastAsia="宋体" w:hint="eastAsia"/>
          <w:sz w:val="24"/>
        </w:rPr>
        <w:t>也称单词符号或符号</w:t>
      </w:r>
      <w:r>
        <w:rPr>
          <w:rFonts w:ascii="Times New Roman" w:eastAsia="宋体" w:hint="eastAsia"/>
          <w:sz w:val="24"/>
        </w:rPr>
        <w:t>)</w:t>
      </w:r>
      <w:r>
        <w:rPr>
          <w:rFonts w:ascii="Times New Roman" w:eastAsia="宋体" w:hint="eastAsia"/>
          <w:sz w:val="24"/>
        </w:rPr>
        <w:t>。词法分析程序实现这个任务。词法分析程序可以使用</w:t>
      </w:r>
      <w:r>
        <w:rPr>
          <w:rFonts w:ascii="Times New Roman" w:eastAsia="宋体" w:hint="eastAsia"/>
          <w:sz w:val="24"/>
        </w:rPr>
        <w:t>lex</w:t>
      </w:r>
      <w:r>
        <w:rPr>
          <w:rFonts w:ascii="Times New Roman" w:eastAsia="宋体" w:hint="eastAsia"/>
          <w:sz w:val="24"/>
        </w:rPr>
        <w:t>自动生成。</w:t>
      </w:r>
    </w:p>
    <w:p w14:paraId="39AE45E2" w14:textId="77777777" w:rsidR="00963861" w:rsidRDefault="00963861" w:rsidP="00963861">
      <w:pPr>
        <w:spacing w:line="288" w:lineRule="auto"/>
        <w:ind w:firstLine="482"/>
        <w:outlineLvl w:val="3"/>
        <w:rPr>
          <w:rFonts w:ascii="Times New Roman" w:eastAsia="宋体"/>
          <w:b/>
          <w:bCs/>
          <w:sz w:val="24"/>
        </w:rPr>
      </w:pPr>
      <w:r>
        <w:rPr>
          <w:rFonts w:ascii="Times New Roman" w:eastAsia="宋体" w:hAnsi="黑体" w:cs="黑体" w:hint="eastAsia"/>
          <w:b/>
          <w:bCs/>
          <w:sz w:val="24"/>
        </w:rPr>
        <w:t>2</w:t>
      </w:r>
      <w:r>
        <w:rPr>
          <w:rFonts w:ascii="Times New Roman" w:eastAsia="宋体" w:hAnsi="黑体" w:cs="黑体" w:hint="eastAsia"/>
          <w:b/>
          <w:bCs/>
          <w:sz w:val="24"/>
        </w:rPr>
        <w:t>、语法分析</w:t>
      </w:r>
      <w:r>
        <w:rPr>
          <w:rFonts w:ascii="Times New Roman" w:eastAsia="宋体" w:hAnsi="Times New Roman" w:cs="Times New Roman"/>
          <w:b/>
          <w:bCs/>
          <w:sz w:val="24"/>
        </w:rPr>
        <w:t>（</w:t>
      </w:r>
      <w:r>
        <w:rPr>
          <w:rFonts w:ascii="Times New Roman" w:eastAsia="宋体" w:hAnsi="Times New Roman" w:cs="Times New Roman"/>
          <w:b/>
          <w:bCs/>
          <w:sz w:val="24"/>
        </w:rPr>
        <w:t>Syntax analysis</w:t>
      </w:r>
      <w:r>
        <w:rPr>
          <w:rFonts w:ascii="Times New Roman" w:eastAsia="宋体" w:hAnsi="Times New Roman" w:cs="Times New Roman"/>
          <w:b/>
          <w:bCs/>
          <w:sz w:val="24"/>
        </w:rPr>
        <w:t>）</w:t>
      </w:r>
      <w:r>
        <w:rPr>
          <w:rFonts w:ascii="Times New Roman" w:eastAsia="宋体" w:hAnsi="黑体" w:cs="黑体" w:hint="eastAsia"/>
          <w:b/>
          <w:bCs/>
          <w:sz w:val="24"/>
        </w:rPr>
        <w:t>和语法分析程序</w:t>
      </w:r>
      <w:r>
        <w:rPr>
          <w:rFonts w:ascii="Times New Roman" w:eastAsia="宋体" w:hAnsi="Times New Roman" w:cs="Times New Roman" w:hint="eastAsia"/>
          <w:b/>
          <w:bCs/>
          <w:sz w:val="24"/>
        </w:rPr>
        <w:t>（</w:t>
      </w:r>
      <w:r>
        <w:rPr>
          <w:rFonts w:ascii="Times New Roman" w:eastAsia="宋体" w:hAnsi="Times New Roman" w:cs="Times New Roman" w:hint="eastAsia"/>
          <w:b/>
          <w:bCs/>
          <w:sz w:val="24"/>
        </w:rPr>
        <w:t>Parser</w:t>
      </w:r>
      <w:r>
        <w:rPr>
          <w:rFonts w:ascii="Times New Roman" w:eastAsia="宋体" w:hAnsi="Times New Roman" w:cs="Times New Roman" w:hint="eastAsia"/>
          <w:b/>
          <w:bCs/>
          <w:sz w:val="24"/>
        </w:rPr>
        <w:t>）</w:t>
      </w:r>
    </w:p>
    <w:p w14:paraId="6DBBCB7C"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语法分析是编译过程的一个逻辑阶段。语法分析的任务是在词法分析的基</w:t>
      </w:r>
      <w:r>
        <w:rPr>
          <w:rFonts w:ascii="Times New Roman" w:eastAsia="宋体" w:hint="eastAsia"/>
          <w:sz w:val="24"/>
        </w:rPr>
        <w:lastRenderedPageBreak/>
        <w:t>础上将单词序列组合成各类语法短语，如“程序”，“语句”，“表达式”等等</w:t>
      </w:r>
      <w:r>
        <w:rPr>
          <w:rFonts w:ascii="Times New Roman" w:eastAsia="宋体" w:hint="eastAsia"/>
          <w:sz w:val="24"/>
        </w:rPr>
        <w:t>.</w:t>
      </w:r>
      <w:r>
        <w:rPr>
          <w:rFonts w:ascii="Times New Roman" w:eastAsia="宋体" w:hint="eastAsia"/>
          <w:sz w:val="24"/>
        </w:rPr>
        <w:t>语法分析程序判断源程序在结构上是否正确</w:t>
      </w:r>
      <w:r>
        <w:rPr>
          <w:rFonts w:ascii="Times New Roman" w:eastAsia="宋体" w:hint="eastAsia"/>
          <w:sz w:val="24"/>
        </w:rPr>
        <w:t>.</w:t>
      </w:r>
      <w:r>
        <w:rPr>
          <w:rFonts w:ascii="Times New Roman" w:eastAsia="宋体" w:hint="eastAsia"/>
          <w:sz w:val="24"/>
        </w:rPr>
        <w:t>源程序的结构由上下文无关文法描述。</w:t>
      </w:r>
    </w:p>
    <w:p w14:paraId="587A52D3" w14:textId="77777777" w:rsidR="00963861" w:rsidRDefault="00963861" w:rsidP="00963861">
      <w:pPr>
        <w:spacing w:line="288" w:lineRule="auto"/>
        <w:ind w:firstLine="482"/>
        <w:outlineLvl w:val="3"/>
        <w:rPr>
          <w:rFonts w:ascii="Times New Roman" w:eastAsia="宋体" w:hAnsi="Times New Roman" w:cs="Times New Roman"/>
          <w:b/>
          <w:bCs/>
          <w:sz w:val="24"/>
        </w:rPr>
      </w:pPr>
      <w:r>
        <w:rPr>
          <w:rFonts w:ascii="Times New Roman" w:eastAsia="宋体" w:hAnsi="黑体" w:cs="黑体" w:hint="eastAsia"/>
          <w:b/>
          <w:bCs/>
          <w:sz w:val="24"/>
        </w:rPr>
        <w:t>3</w:t>
      </w:r>
      <w:r>
        <w:rPr>
          <w:rFonts w:ascii="Times New Roman" w:eastAsia="宋体" w:hAnsi="黑体" w:cs="黑体" w:hint="eastAsia"/>
          <w:b/>
          <w:bCs/>
          <w:sz w:val="24"/>
        </w:rPr>
        <w:t>、语义分析</w:t>
      </w:r>
      <w:r>
        <w:rPr>
          <w:rFonts w:ascii="Times New Roman" w:eastAsia="宋体" w:hAnsi="Times New Roman" w:cs="Times New Roman" w:hint="eastAsia"/>
          <w:b/>
          <w:bCs/>
          <w:sz w:val="24"/>
        </w:rPr>
        <w:t>（</w:t>
      </w:r>
      <w:r>
        <w:rPr>
          <w:rFonts w:ascii="Times New Roman" w:eastAsia="宋体" w:hAnsi="Times New Roman" w:cs="Times New Roman" w:hint="eastAsia"/>
          <w:b/>
          <w:bCs/>
          <w:sz w:val="24"/>
        </w:rPr>
        <w:t>Syntax analysis</w:t>
      </w:r>
      <w:r>
        <w:rPr>
          <w:rFonts w:ascii="Times New Roman" w:eastAsia="宋体" w:hAnsi="Times New Roman" w:cs="Times New Roman" w:hint="eastAsia"/>
          <w:b/>
          <w:bCs/>
          <w:sz w:val="24"/>
        </w:rPr>
        <w:t>）</w:t>
      </w:r>
    </w:p>
    <w:p w14:paraId="67C84F60"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语义分析是编译过程的一个逻辑阶段</w:t>
      </w:r>
      <w:r>
        <w:rPr>
          <w:rFonts w:ascii="Times New Roman" w:eastAsia="宋体" w:hint="eastAsia"/>
          <w:sz w:val="24"/>
        </w:rPr>
        <w:t xml:space="preserve">. </w:t>
      </w:r>
      <w:r>
        <w:rPr>
          <w:rFonts w:ascii="Times New Roman" w:eastAsia="宋体" w:hint="eastAsia"/>
          <w:sz w:val="24"/>
        </w:rPr>
        <w:t>语义分析的任务是对结构上正确的源程序进行上下文有关性质的审查</w:t>
      </w:r>
      <w:r>
        <w:rPr>
          <w:rFonts w:ascii="Times New Roman" w:eastAsia="宋体" w:hint="eastAsia"/>
          <w:sz w:val="24"/>
        </w:rPr>
        <w:t xml:space="preserve">, </w:t>
      </w:r>
      <w:r>
        <w:rPr>
          <w:rFonts w:ascii="Times New Roman" w:eastAsia="宋体" w:hint="eastAsia"/>
          <w:sz w:val="24"/>
        </w:rPr>
        <w:t>进行类型审查</w:t>
      </w:r>
      <w:r>
        <w:rPr>
          <w:rFonts w:ascii="Times New Roman" w:eastAsia="宋体" w:hint="eastAsia"/>
          <w:sz w:val="24"/>
        </w:rPr>
        <w:t>.</w:t>
      </w:r>
    </w:p>
    <w:p w14:paraId="0A9A1734"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源代码经过词法分析、语法分析和语义分析后，我们就可以生成一个抽象语法树。</w:t>
      </w:r>
    </w:p>
    <w:p w14:paraId="5478ECFF" w14:textId="77777777" w:rsidR="00963861" w:rsidRDefault="00963861" w:rsidP="00963861">
      <w:pPr>
        <w:spacing w:line="288" w:lineRule="auto"/>
        <w:ind w:firstLine="482"/>
        <w:outlineLvl w:val="3"/>
        <w:rPr>
          <w:rFonts w:ascii="Times New Roman" w:eastAsia="宋体" w:hAnsi="黑体" w:cs="黑体"/>
          <w:b/>
          <w:bCs/>
          <w:sz w:val="24"/>
        </w:rPr>
      </w:pPr>
      <w:r>
        <w:rPr>
          <w:rFonts w:ascii="Times New Roman" w:eastAsia="宋体" w:hAnsi="黑体" w:cs="黑体" w:hint="eastAsia"/>
          <w:b/>
          <w:bCs/>
          <w:sz w:val="24"/>
        </w:rPr>
        <w:t>4</w:t>
      </w:r>
      <w:r>
        <w:rPr>
          <w:rFonts w:ascii="Times New Roman" w:eastAsia="宋体" w:hAnsi="黑体" w:cs="黑体" w:hint="eastAsia"/>
          <w:b/>
          <w:bCs/>
          <w:sz w:val="24"/>
        </w:rPr>
        <w:t>、抽象语法树（</w:t>
      </w:r>
      <w:r>
        <w:rPr>
          <w:rFonts w:ascii="Times New Roman" w:eastAsia="宋体" w:hAnsi="黑体" w:cs="黑体" w:hint="eastAsia"/>
          <w:b/>
          <w:bCs/>
          <w:sz w:val="24"/>
        </w:rPr>
        <w:t>abstract syntax tree</w:t>
      </w:r>
      <w:r>
        <w:rPr>
          <w:rFonts w:ascii="Times New Roman" w:eastAsia="宋体" w:hAnsi="黑体" w:cs="黑体" w:hint="eastAsia"/>
          <w:b/>
          <w:bCs/>
          <w:sz w:val="24"/>
        </w:rPr>
        <w:t>，</w:t>
      </w:r>
      <w:r>
        <w:rPr>
          <w:rFonts w:ascii="Times New Roman" w:eastAsia="宋体" w:hAnsi="黑体" w:cs="黑体" w:hint="eastAsia"/>
          <w:b/>
          <w:bCs/>
          <w:sz w:val="24"/>
        </w:rPr>
        <w:t>AST</w:t>
      </w:r>
      <w:r>
        <w:rPr>
          <w:rFonts w:ascii="Times New Roman" w:eastAsia="宋体" w:hAnsi="黑体" w:cs="黑体" w:hint="eastAsia"/>
          <w:b/>
          <w:bCs/>
          <w:sz w:val="24"/>
        </w:rPr>
        <w:t>）</w:t>
      </w:r>
    </w:p>
    <w:p w14:paraId="3E28DAF0" w14:textId="77777777" w:rsidR="00963861" w:rsidRDefault="00963861" w:rsidP="00963861">
      <w:pPr>
        <w:spacing w:line="288" w:lineRule="auto"/>
        <w:ind w:firstLine="482"/>
        <w:rPr>
          <w:rFonts w:ascii="Times New Roman" w:eastAsia="宋体"/>
          <w:sz w:val="24"/>
        </w:rPr>
      </w:pPr>
      <w:r>
        <w:rPr>
          <w:rFonts w:ascii="Times New Roman" w:eastAsia="宋体"/>
          <w:sz w:val="24"/>
        </w:rPr>
        <w:t>抽象语法树（</w:t>
      </w:r>
      <w:r>
        <w:rPr>
          <w:rFonts w:ascii="Times New Roman" w:eastAsia="宋体"/>
          <w:sz w:val="24"/>
        </w:rPr>
        <w:t>abstract syntax tree</w:t>
      </w:r>
      <w:r>
        <w:rPr>
          <w:rFonts w:ascii="Times New Roman" w:eastAsia="宋体"/>
          <w:sz w:val="24"/>
        </w:rPr>
        <w:t>，</w:t>
      </w:r>
      <w:r>
        <w:rPr>
          <w:rFonts w:ascii="Times New Roman" w:eastAsia="宋体"/>
          <w:sz w:val="24"/>
        </w:rPr>
        <w:t>AST</w:t>
      </w:r>
      <w:r>
        <w:rPr>
          <w:rFonts w:ascii="Times New Roman" w:eastAsia="宋体"/>
          <w:sz w:val="24"/>
        </w:rPr>
        <w:t>）是源代码的抽象语法结构的树状表示，树上的每个节点都表示源代码中的一种结构，这所以说是抽象的，是因为抽象语法树并不会表示出真实语法出现的每一个细节，比如说，嵌套括号被隐含在树的结构中，并没有以节点的形式呈现。</w:t>
      </w:r>
      <w:r>
        <w:rPr>
          <w:rFonts w:ascii="Times New Roman" w:eastAsia="宋体"/>
          <w:sz w:val="24"/>
        </w:rPr>
        <w:t xml:space="preserve"> </w:t>
      </w:r>
      <w:r>
        <w:rPr>
          <w:rFonts w:ascii="Times New Roman" w:eastAsia="宋体"/>
          <w:sz w:val="24"/>
        </w:rPr>
        <w:t>抽象语法树并不依赖于源语言的语法，也就是说语法分析阶段所采用的上下文无文文法，因为在写文法时，经常会对文法进行等价的转换（消除左递归，回溯，二义性等），这样会给文法分析引入一些多余的成分，对后续阶段造成不利影响，甚至会使合个阶段变得混乱。</w:t>
      </w:r>
      <w:r>
        <w:rPr>
          <w:rFonts w:ascii="Times New Roman" w:eastAsia="宋体" w:hint="eastAsia"/>
          <w:sz w:val="24"/>
        </w:rPr>
        <w:t>因此，</w:t>
      </w:r>
      <w:r>
        <w:rPr>
          <w:rFonts w:ascii="Times New Roman" w:eastAsia="宋体" w:hint="eastAsia"/>
          <w:sz w:val="24"/>
        </w:rPr>
        <w:t>A</w:t>
      </w:r>
      <w:r>
        <w:rPr>
          <w:rFonts w:ascii="Times New Roman" w:eastAsia="宋体"/>
          <w:sz w:val="24"/>
        </w:rPr>
        <w:t>66</w:t>
      </w:r>
      <w:r>
        <w:rPr>
          <w:rFonts w:ascii="Times New Roman" w:eastAsia="宋体" w:hint="eastAsia"/>
          <w:sz w:val="24"/>
        </w:rPr>
        <w:t>编译器独立地构造了语法树，为前端和后端建立了清晰的接口</w:t>
      </w:r>
      <w:r>
        <w:rPr>
          <w:rFonts w:ascii="Times New Roman" w:eastAsia="宋体"/>
          <w:sz w:val="24"/>
        </w:rPr>
        <w:t>。</w:t>
      </w:r>
      <w:r>
        <w:rPr>
          <w:rFonts w:ascii="Times New Roman" w:eastAsia="宋体"/>
          <w:sz w:val="24"/>
        </w:rPr>
        <w:fldChar w:fldCharType="begin"/>
      </w:r>
      <w:r>
        <w:rPr>
          <w:rFonts w:ascii="Times New Roman" w:eastAsia="宋体"/>
          <w:sz w:val="24"/>
        </w:rPr>
        <w:instrText xml:space="preserve"> REF _Ref147955413 \r \h </w:instrText>
      </w:r>
      <w:r>
        <w:rPr>
          <w:rFonts w:ascii="Times New Roman" w:eastAsia="宋体"/>
          <w:sz w:val="24"/>
        </w:rPr>
      </w:r>
      <w:r>
        <w:rPr>
          <w:rFonts w:ascii="Times New Roman" w:eastAsia="宋体"/>
          <w:sz w:val="24"/>
        </w:rPr>
        <w:fldChar w:fldCharType="separate"/>
      </w:r>
      <w:r>
        <w:rPr>
          <w:rFonts w:ascii="Times New Roman" w:eastAsia="宋体"/>
          <w:sz w:val="24"/>
        </w:rPr>
        <w:t>[14]</w:t>
      </w:r>
      <w:r>
        <w:rPr>
          <w:rFonts w:ascii="Times New Roman" w:eastAsia="宋体"/>
          <w:sz w:val="24"/>
        </w:rPr>
        <w:fldChar w:fldCharType="end"/>
      </w:r>
    </w:p>
    <w:p w14:paraId="4063FD08"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对于一个运算符，我们希望在他左边的所有运算符的优先级都小于他，这样我们直接对这个运算符求值就不会产生运算符优先级的问题了。（我们称这样的栈为单调栈，因为保证了栈中的优先级是递增的）我们可以维护一个运算符单调栈</w:t>
      </w:r>
      <w:r>
        <w:rPr>
          <w:rFonts w:ascii="Times New Roman" w:eastAsia="宋体" w:hint="eastAsia"/>
          <w:sz w:val="24"/>
        </w:rPr>
        <w:t xml:space="preserve"> </w:t>
      </w:r>
      <w:r>
        <w:rPr>
          <w:rFonts w:ascii="Times New Roman" w:eastAsia="宋体"/>
          <w:sz w:val="24"/>
        </w:rPr>
        <w:t>stack</w:t>
      </w:r>
      <w:r>
        <w:rPr>
          <w:rFonts w:ascii="Times New Roman" w:eastAsia="宋体"/>
          <w:b/>
          <w:bCs/>
          <w:sz w:val="24"/>
        </w:rPr>
        <w:t>&lt;</w:t>
      </w:r>
      <w:r>
        <w:rPr>
          <w:rFonts w:ascii="Times New Roman" w:eastAsia="宋体"/>
          <w:sz w:val="24"/>
        </w:rPr>
        <w:t>TreeNode</w:t>
      </w:r>
      <w:r>
        <w:rPr>
          <w:rFonts w:ascii="Times New Roman" w:eastAsia="宋体"/>
          <w:b/>
          <w:bCs/>
          <w:sz w:val="24"/>
        </w:rPr>
        <w:t>*&gt;</w:t>
      </w:r>
      <w:r>
        <w:rPr>
          <w:rFonts w:ascii="Times New Roman" w:eastAsia="宋体"/>
          <w:sz w:val="24"/>
        </w:rPr>
        <w:t>num_stk</w:t>
      </w:r>
      <w:r>
        <w:rPr>
          <w:rFonts w:ascii="Times New Roman" w:eastAsia="宋体" w:hint="eastAsia"/>
          <w:sz w:val="24"/>
        </w:rPr>
        <w:t>。保证栈里面的运算符的优先级都是递增的。同时维护一个常量栈（里面保存着语法树的节点）</w:t>
      </w:r>
      <w:r>
        <w:rPr>
          <w:rFonts w:ascii="Times New Roman" w:eastAsia="宋体" w:hint="eastAsia"/>
          <w:sz w:val="24"/>
        </w:rPr>
        <w:t xml:space="preserve"> </w:t>
      </w:r>
      <w:r>
        <w:rPr>
          <w:rFonts w:ascii="Times New Roman" w:eastAsia="宋体"/>
          <w:sz w:val="24"/>
        </w:rPr>
        <w:t>stack&lt;char&gt;op_stk</w:t>
      </w:r>
      <w:r>
        <w:rPr>
          <w:rFonts w:ascii="Times New Roman" w:eastAsia="宋体" w:hint="eastAsia"/>
          <w:sz w:val="24"/>
        </w:rPr>
        <w:t>。当我们想要增加一个语法树节点，只需要从常量栈里面取两个节点，在从运算符栈里面取出一个运算符，构成一个新的节点，放入常量栈。如果遇到左括号，压入运算符栈，如果遇到右括号，不断弹出运算符栈顶元素，直至遇到左括号，如何弹出左括号。</w:t>
      </w:r>
    </w:p>
    <w:p w14:paraId="56EEFF8F" w14:textId="77777777" w:rsidR="00963861" w:rsidRDefault="00963861" w:rsidP="00963861">
      <w:pPr>
        <w:spacing w:line="288" w:lineRule="auto"/>
        <w:ind w:firstLine="482"/>
        <w:outlineLvl w:val="2"/>
        <w:rPr>
          <w:rFonts w:ascii="Times New Roman" w:eastAsia="宋体"/>
          <w:b/>
          <w:bCs/>
          <w:sz w:val="24"/>
        </w:rPr>
      </w:pPr>
      <w:bookmarkStart w:id="89" w:name="_Toc25838"/>
      <w:r>
        <w:rPr>
          <w:rFonts w:ascii="Times New Roman" w:eastAsia="宋体"/>
          <w:b/>
          <w:bCs/>
          <w:sz w:val="24"/>
        </w:rPr>
        <w:t>4.2</w:t>
      </w:r>
      <w:r>
        <w:rPr>
          <w:rFonts w:ascii="Times New Roman" w:eastAsia="宋体" w:hint="eastAsia"/>
          <w:b/>
          <w:bCs/>
          <w:sz w:val="24"/>
        </w:rPr>
        <w:t>.2</w:t>
      </w:r>
      <w:r>
        <w:rPr>
          <w:rFonts w:ascii="Times New Roman" w:eastAsia="宋体" w:hint="eastAsia"/>
          <w:b/>
          <w:bCs/>
          <w:sz w:val="24"/>
        </w:rPr>
        <w:t>根据内存中的抽象语法树</w:t>
      </w:r>
      <w:r>
        <w:rPr>
          <w:rFonts w:ascii="Times New Roman" w:eastAsia="宋体" w:hint="eastAsia"/>
          <w:b/>
          <w:bCs/>
          <w:sz w:val="24"/>
        </w:rPr>
        <w:t>AST</w:t>
      </w:r>
      <w:r>
        <w:rPr>
          <w:rFonts w:ascii="Times New Roman" w:eastAsia="宋体" w:hint="eastAsia"/>
          <w:b/>
          <w:bCs/>
          <w:sz w:val="24"/>
        </w:rPr>
        <w:t>生成</w:t>
      </w:r>
      <w:r>
        <w:rPr>
          <w:rFonts w:ascii="Times New Roman" w:eastAsia="宋体" w:hint="eastAsia"/>
          <w:b/>
          <w:bCs/>
          <w:sz w:val="24"/>
        </w:rPr>
        <w:t>LLVM IR</w:t>
      </w:r>
      <w:r>
        <w:rPr>
          <w:rFonts w:ascii="Times New Roman" w:eastAsia="宋体" w:hint="eastAsia"/>
          <w:b/>
          <w:bCs/>
          <w:sz w:val="24"/>
        </w:rPr>
        <w:t>中间代码</w:t>
      </w:r>
      <w:bookmarkEnd w:id="89"/>
    </w:p>
    <w:p w14:paraId="29CF011E" w14:textId="77777777" w:rsidR="00963861" w:rsidRDefault="00963861" w:rsidP="00963861">
      <w:pPr>
        <w:spacing w:line="288" w:lineRule="auto"/>
        <w:ind w:firstLine="482"/>
        <w:rPr>
          <w:rFonts w:ascii="Times New Roman" w:eastAsia="宋体"/>
          <w:sz w:val="24"/>
        </w:rPr>
      </w:pPr>
      <w:r>
        <w:rPr>
          <w:rFonts w:ascii="Times New Roman" w:eastAsia="宋体"/>
          <w:sz w:val="24"/>
        </w:rPr>
        <w:t>中间表示</w:t>
      </w:r>
      <w:r>
        <w:rPr>
          <w:rFonts w:ascii="Times New Roman" w:eastAsia="宋体"/>
          <w:sz w:val="24"/>
        </w:rPr>
        <w:t>( intermediate representation</w:t>
      </w:r>
      <w:r>
        <w:rPr>
          <w:rFonts w:ascii="Times New Roman" w:eastAsia="宋体"/>
          <w:sz w:val="24"/>
        </w:rPr>
        <w:t>，</w:t>
      </w:r>
      <w:r>
        <w:rPr>
          <w:rFonts w:ascii="Times New Roman" w:eastAsia="宋体"/>
          <w:sz w:val="24"/>
        </w:rPr>
        <w:t xml:space="preserve"> IR)</w:t>
      </w:r>
      <w:r>
        <w:rPr>
          <w:rFonts w:ascii="Times New Roman" w:eastAsia="宋体"/>
          <w:sz w:val="24"/>
        </w:rPr>
        <w:t>是编译器在进行优化和转换时使用的一种抽象形式。它是对源代码的一种中间形式，方便进行各种优化和转换操作。</w:t>
      </w:r>
    </w:p>
    <w:p w14:paraId="056AB285"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LLVM IR(LLVM Intermediate Representation)</w:t>
      </w:r>
      <w:r>
        <w:rPr>
          <w:rFonts w:ascii="Times New Roman" w:eastAsia="宋体" w:hint="eastAsia"/>
          <w:sz w:val="24"/>
        </w:rPr>
        <w:t>是一种低级语言</w:t>
      </w:r>
      <w:r>
        <w:rPr>
          <w:rFonts w:ascii="Times New Roman" w:eastAsia="宋体" w:hint="eastAsia"/>
          <w:sz w:val="24"/>
        </w:rPr>
        <w:t>,</w:t>
      </w:r>
      <w:r>
        <w:rPr>
          <w:rFonts w:ascii="Times New Roman" w:eastAsia="宋体" w:hint="eastAsia"/>
          <w:sz w:val="24"/>
        </w:rPr>
        <w:t>是一个像</w:t>
      </w:r>
      <w:r>
        <w:rPr>
          <w:rFonts w:ascii="Times New Roman" w:eastAsia="宋体" w:hint="eastAsia"/>
          <w:sz w:val="24"/>
        </w:rPr>
        <w:t>RISC</w:t>
      </w:r>
      <w:r>
        <w:rPr>
          <w:rFonts w:ascii="Times New Roman" w:eastAsia="宋体" w:hint="eastAsia"/>
          <w:sz w:val="24"/>
        </w:rPr>
        <w:t>的指令集。然而可以很容易表达高级语言的思想，就是说高级语言可以很容易的映射到</w:t>
      </w:r>
      <w:r>
        <w:rPr>
          <w:rFonts w:ascii="Times New Roman" w:eastAsia="宋体" w:hint="eastAsia"/>
          <w:sz w:val="24"/>
        </w:rPr>
        <w:t>LLVM IR</w:t>
      </w:r>
      <w:r>
        <w:rPr>
          <w:rFonts w:ascii="Times New Roman" w:eastAsia="宋体" w:hint="eastAsia"/>
          <w:sz w:val="24"/>
        </w:rPr>
        <w:t>，这使得我们可以高效地进行代码优化。我们写编译器的最终目的，是将源代码交给</w:t>
      </w:r>
      <w:r>
        <w:rPr>
          <w:rFonts w:ascii="Times New Roman" w:eastAsia="宋体" w:hint="eastAsia"/>
          <w:sz w:val="24"/>
        </w:rPr>
        <w:t>LLVM</w:t>
      </w:r>
      <w:r>
        <w:rPr>
          <w:rFonts w:ascii="Times New Roman" w:eastAsia="宋体" w:hint="eastAsia"/>
          <w:sz w:val="24"/>
        </w:rPr>
        <w:t>后端处理，让</w:t>
      </w:r>
      <w:r>
        <w:rPr>
          <w:rFonts w:ascii="Times New Roman" w:eastAsia="宋体" w:hint="eastAsia"/>
          <w:sz w:val="24"/>
        </w:rPr>
        <w:t>LLVM</w:t>
      </w:r>
      <w:r>
        <w:rPr>
          <w:rFonts w:ascii="Times New Roman" w:eastAsia="宋体" w:hint="eastAsia"/>
          <w:sz w:val="24"/>
        </w:rPr>
        <w:t>后端帮我们优化，并编译到相应的平台。而</w:t>
      </w:r>
      <w:r>
        <w:rPr>
          <w:rFonts w:ascii="Times New Roman" w:eastAsia="宋体" w:hint="eastAsia"/>
          <w:sz w:val="24"/>
        </w:rPr>
        <w:t>LLVM</w:t>
      </w:r>
      <w:r>
        <w:rPr>
          <w:rFonts w:ascii="Times New Roman" w:eastAsia="宋体" w:hint="eastAsia"/>
          <w:sz w:val="24"/>
        </w:rPr>
        <w:t>后端为我们提供的中介，就是</w:t>
      </w:r>
      <w:r>
        <w:rPr>
          <w:rFonts w:ascii="Times New Roman" w:eastAsia="宋体" w:hint="eastAsia"/>
          <w:sz w:val="24"/>
        </w:rPr>
        <w:t>LLVM IR</w:t>
      </w:r>
      <w:r>
        <w:rPr>
          <w:rFonts w:ascii="Times New Roman" w:eastAsia="宋体" w:hint="eastAsia"/>
          <w:sz w:val="24"/>
        </w:rPr>
        <w:t>。我们只需要将内存中的</w:t>
      </w:r>
      <w:r>
        <w:rPr>
          <w:rFonts w:ascii="Times New Roman" w:eastAsia="宋体" w:hint="eastAsia"/>
          <w:sz w:val="24"/>
        </w:rPr>
        <w:t>AST</w:t>
      </w:r>
      <w:r>
        <w:rPr>
          <w:rFonts w:ascii="Times New Roman" w:eastAsia="宋体" w:hint="eastAsia"/>
          <w:sz w:val="24"/>
        </w:rPr>
        <w:t>转化为</w:t>
      </w:r>
      <w:r>
        <w:rPr>
          <w:rFonts w:ascii="Times New Roman" w:eastAsia="宋体" w:hint="eastAsia"/>
          <w:sz w:val="24"/>
        </w:rPr>
        <w:t>LLVM IR</w:t>
      </w:r>
      <w:r>
        <w:rPr>
          <w:rFonts w:ascii="Times New Roman" w:eastAsia="宋体" w:hint="eastAsia"/>
          <w:sz w:val="24"/>
        </w:rPr>
        <w:t>，接下来的所有事都是</w:t>
      </w:r>
      <w:r>
        <w:rPr>
          <w:rFonts w:ascii="Times New Roman" w:eastAsia="宋体" w:hint="eastAsia"/>
          <w:sz w:val="24"/>
        </w:rPr>
        <w:t>LLVM</w:t>
      </w:r>
      <w:r>
        <w:rPr>
          <w:rFonts w:ascii="Times New Roman" w:eastAsia="宋体" w:hint="eastAsia"/>
          <w:sz w:val="24"/>
        </w:rPr>
        <w:t>后端帮我们实现。</w:t>
      </w:r>
    </w:p>
    <w:p w14:paraId="694F4AE4" w14:textId="77777777" w:rsidR="00963861" w:rsidRDefault="00963861" w:rsidP="00963861">
      <w:pPr>
        <w:spacing w:line="288" w:lineRule="auto"/>
        <w:ind w:firstLine="482"/>
        <w:outlineLvl w:val="2"/>
        <w:rPr>
          <w:rFonts w:ascii="Times New Roman" w:eastAsia="宋体"/>
          <w:b/>
          <w:bCs/>
          <w:sz w:val="24"/>
        </w:rPr>
      </w:pPr>
      <w:bookmarkStart w:id="90" w:name="_Toc12378"/>
      <w:r>
        <w:rPr>
          <w:rFonts w:ascii="Times New Roman" w:eastAsia="宋体"/>
          <w:b/>
          <w:bCs/>
          <w:sz w:val="24"/>
        </w:rPr>
        <w:lastRenderedPageBreak/>
        <w:t>4.2</w:t>
      </w:r>
      <w:r>
        <w:rPr>
          <w:rFonts w:ascii="Times New Roman" w:eastAsia="宋体" w:hint="eastAsia"/>
          <w:b/>
          <w:bCs/>
          <w:sz w:val="24"/>
        </w:rPr>
        <w:t>.3</w:t>
      </w:r>
      <w:r>
        <w:rPr>
          <w:rFonts w:ascii="Times New Roman" w:eastAsia="宋体"/>
          <w:b/>
          <w:bCs/>
          <w:sz w:val="24"/>
        </w:rPr>
        <w:t>后端将中间表示转化为目标代码</w:t>
      </w:r>
      <w:bookmarkEnd w:id="90"/>
    </w:p>
    <w:p w14:paraId="21F8FDF9" w14:textId="77777777" w:rsidR="00963861" w:rsidRDefault="00963861" w:rsidP="00963861">
      <w:pPr>
        <w:spacing w:line="288" w:lineRule="auto"/>
        <w:ind w:firstLine="482"/>
        <w:rPr>
          <w:rFonts w:ascii="Times New Roman" w:eastAsia="宋体"/>
          <w:sz w:val="24"/>
        </w:rPr>
      </w:pPr>
      <w:r>
        <w:rPr>
          <w:rFonts w:ascii="Times New Roman" w:eastAsia="宋体"/>
          <w:sz w:val="24"/>
        </w:rPr>
        <w:t>这包括代码生成、寄存器分配、指令选择等任务。代码生成将中间表示转化为目标机器的汇编代码或机器码，寄存器分配决定如何将变量映射到寄存器，指令选择则决定选择哪些机器指令来实现中间表示的操作。</w:t>
      </w:r>
    </w:p>
    <w:p w14:paraId="6833F792"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LLVM</w:t>
      </w:r>
      <w:r>
        <w:rPr>
          <w:rFonts w:ascii="Times New Roman" w:eastAsia="宋体" w:hint="eastAsia"/>
          <w:sz w:val="24"/>
        </w:rPr>
        <w:t>后端在读取了</w:t>
      </w:r>
      <w:r>
        <w:rPr>
          <w:rFonts w:ascii="Times New Roman" w:eastAsia="宋体" w:hint="eastAsia"/>
          <w:sz w:val="24"/>
        </w:rPr>
        <w:t>IR</w:t>
      </w:r>
      <w:r>
        <w:rPr>
          <w:rFonts w:ascii="Times New Roman" w:eastAsia="宋体" w:hint="eastAsia"/>
          <w:sz w:val="24"/>
        </w:rPr>
        <w:t>之后，就会对这个</w:t>
      </w:r>
      <w:r>
        <w:rPr>
          <w:rFonts w:ascii="Times New Roman" w:eastAsia="宋体" w:hint="eastAsia"/>
          <w:sz w:val="24"/>
        </w:rPr>
        <w:t>IR</w:t>
      </w:r>
      <w:r>
        <w:rPr>
          <w:rFonts w:ascii="Times New Roman" w:eastAsia="宋体" w:hint="eastAsia"/>
          <w:sz w:val="24"/>
        </w:rPr>
        <w:t>进行优化。这在</w:t>
      </w:r>
      <w:r>
        <w:rPr>
          <w:rFonts w:ascii="Times New Roman" w:eastAsia="宋体" w:hint="eastAsia"/>
          <w:sz w:val="24"/>
        </w:rPr>
        <w:t>LLVM</w:t>
      </w:r>
      <w:r>
        <w:rPr>
          <w:rFonts w:ascii="Times New Roman" w:eastAsia="宋体" w:hint="eastAsia"/>
          <w:sz w:val="24"/>
        </w:rPr>
        <w:t>后端中是由</w:t>
      </w:r>
      <w:r>
        <w:rPr>
          <w:rFonts w:ascii="Times New Roman" w:eastAsia="宋体"/>
          <w:sz w:val="24"/>
        </w:rPr>
        <w:t>opt</w:t>
      </w:r>
      <w:r>
        <w:rPr>
          <w:rFonts w:ascii="Times New Roman" w:eastAsia="宋体" w:hint="eastAsia"/>
          <w:sz w:val="24"/>
        </w:rPr>
        <w:t>这个组件完成的，它会根据我们输入的</w:t>
      </w:r>
      <w:r>
        <w:rPr>
          <w:rFonts w:ascii="Times New Roman" w:eastAsia="宋体" w:hint="eastAsia"/>
          <w:sz w:val="24"/>
        </w:rPr>
        <w:t>LLVM IR</w:t>
      </w:r>
      <w:r>
        <w:rPr>
          <w:rFonts w:ascii="Times New Roman" w:eastAsia="宋体" w:hint="eastAsia"/>
          <w:sz w:val="24"/>
        </w:rPr>
        <w:t>和相应的优化等级，进行相应的优化，并输出对应的</w:t>
      </w:r>
      <w:r>
        <w:rPr>
          <w:rFonts w:ascii="Times New Roman" w:eastAsia="宋体" w:hint="eastAsia"/>
          <w:sz w:val="24"/>
        </w:rPr>
        <w:t>LLVM IR</w:t>
      </w:r>
      <w:r>
        <w:rPr>
          <w:rFonts w:ascii="Times New Roman" w:eastAsia="宋体" w:hint="eastAsia"/>
          <w:sz w:val="24"/>
        </w:rPr>
        <w:t>。</w:t>
      </w:r>
    </w:p>
    <w:p w14:paraId="2CAD8C22"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在这里我们采用了</w:t>
      </w:r>
      <w:r>
        <w:rPr>
          <w:rFonts w:ascii="Times New Roman" w:eastAsia="宋体" w:hint="eastAsia"/>
          <w:sz w:val="24"/>
        </w:rPr>
        <w:t>O2</w:t>
      </w:r>
      <w:r>
        <w:rPr>
          <w:rFonts w:ascii="Times New Roman" w:eastAsia="宋体" w:hint="eastAsia"/>
          <w:sz w:val="24"/>
        </w:rPr>
        <w:t>优化。</w:t>
      </w:r>
      <w:r>
        <w:rPr>
          <w:rFonts w:ascii="Times New Roman" w:eastAsia="宋体"/>
          <w:sz w:val="24"/>
        </w:rPr>
        <w:t>O2</w:t>
      </w:r>
      <w:r>
        <w:rPr>
          <w:rFonts w:ascii="Times New Roman" w:eastAsia="宋体"/>
          <w:sz w:val="24"/>
        </w:rPr>
        <w:t>优化是指在编译器中的一种优化级别，用于提高生成的目标代码的执行效率和性能。</w:t>
      </w:r>
      <w:r>
        <w:rPr>
          <w:rFonts w:ascii="Times New Roman" w:eastAsia="宋体"/>
          <w:sz w:val="24"/>
        </w:rPr>
        <w:t>O2</w:t>
      </w:r>
      <w:r>
        <w:rPr>
          <w:rFonts w:ascii="Times New Roman" w:eastAsia="宋体"/>
          <w:sz w:val="24"/>
        </w:rPr>
        <w:t>优化是一系列优化技术和策略的集合，旨在减少程序的运行时间。</w:t>
      </w:r>
      <w:r>
        <w:rPr>
          <w:rFonts w:ascii="Times New Roman" w:eastAsia="宋体"/>
          <w:sz w:val="24"/>
        </w:rPr>
        <w:t>O2</w:t>
      </w:r>
      <w:r>
        <w:rPr>
          <w:rFonts w:ascii="Times New Roman" w:eastAsia="宋体"/>
          <w:sz w:val="24"/>
        </w:rPr>
        <w:t>优化通常由编译器提供，它是一种中等级别的优化级别。它包括了多种优化技术，如函数内联、循环展开、常量传播、复写传播等。这些优化技术可以通过改变代码结构、减少不必要的计算、提前计算常量等方式，来减少程序的运行时间。</w:t>
      </w:r>
      <w:r>
        <w:rPr>
          <w:rFonts w:ascii="Times New Roman" w:eastAsia="宋体"/>
          <w:sz w:val="24"/>
        </w:rPr>
        <w:t>O2</w:t>
      </w:r>
      <w:r>
        <w:rPr>
          <w:rFonts w:ascii="Times New Roman" w:eastAsia="宋体"/>
          <w:sz w:val="24"/>
        </w:rPr>
        <w:t>优化相对于其他级别的优化（如</w:t>
      </w:r>
      <w:r>
        <w:rPr>
          <w:rFonts w:ascii="Times New Roman" w:eastAsia="宋体"/>
          <w:sz w:val="24"/>
        </w:rPr>
        <w:t>O1</w:t>
      </w:r>
      <w:r>
        <w:rPr>
          <w:rFonts w:ascii="Times New Roman" w:eastAsia="宋体"/>
          <w:sz w:val="24"/>
        </w:rPr>
        <w:t>、</w:t>
      </w:r>
      <w:r>
        <w:rPr>
          <w:rFonts w:ascii="Times New Roman" w:eastAsia="宋体"/>
          <w:sz w:val="24"/>
        </w:rPr>
        <w:t>O3</w:t>
      </w:r>
      <w:r>
        <w:rPr>
          <w:rFonts w:ascii="Times New Roman" w:eastAsia="宋体"/>
          <w:sz w:val="24"/>
        </w:rPr>
        <w:t>等）来说，通常会进行更多的优化操作，以达到更高的性能提升。</w:t>
      </w:r>
      <w:r>
        <w:rPr>
          <w:rFonts w:ascii="Times New Roman" w:eastAsia="宋体" w:hint="eastAsia"/>
          <w:sz w:val="24"/>
        </w:rPr>
        <w:t>当然</w:t>
      </w:r>
      <w:r>
        <w:rPr>
          <w:rFonts w:ascii="Times New Roman" w:eastAsia="宋体"/>
          <w:sz w:val="24"/>
        </w:rPr>
        <w:t>，</w:t>
      </w:r>
      <w:r>
        <w:rPr>
          <w:rFonts w:ascii="Times New Roman" w:eastAsia="宋体"/>
          <w:sz w:val="24"/>
        </w:rPr>
        <w:t>O2</w:t>
      </w:r>
      <w:r>
        <w:rPr>
          <w:rFonts w:ascii="Times New Roman" w:eastAsia="宋体"/>
          <w:sz w:val="24"/>
        </w:rPr>
        <w:t>优化也可能会增加编译时间和代码大小，因为它会尝试更多的优化操作来达到更好的性能。</w:t>
      </w:r>
    </w:p>
    <w:p w14:paraId="18E5C401" w14:textId="77777777" w:rsidR="00963861" w:rsidRDefault="00963861" w:rsidP="00963861">
      <w:pPr>
        <w:spacing w:line="288" w:lineRule="auto"/>
        <w:ind w:firstLine="482"/>
        <w:rPr>
          <w:rFonts w:ascii="Times New Roman" w:eastAsia="宋体"/>
          <w:b/>
          <w:bCs/>
          <w:sz w:val="24"/>
        </w:rPr>
      </w:pPr>
      <w:r>
        <w:rPr>
          <w:rFonts w:ascii="Times New Roman" w:eastAsia="宋体" w:hint="eastAsia"/>
          <w:sz w:val="24"/>
        </w:rPr>
        <w:t>更详细地，</w:t>
      </w:r>
      <w:r>
        <w:rPr>
          <w:rFonts w:ascii="Times New Roman" w:eastAsia="宋体" w:hint="eastAsia"/>
          <w:sz w:val="24"/>
        </w:rPr>
        <w:t>LLVM</w:t>
      </w:r>
      <w:r>
        <w:rPr>
          <w:rFonts w:ascii="Times New Roman" w:eastAsia="宋体"/>
          <w:sz w:val="24"/>
        </w:rPr>
        <w:t xml:space="preserve"> </w:t>
      </w:r>
      <w:r>
        <w:rPr>
          <w:rFonts w:ascii="Times New Roman" w:eastAsia="宋体" w:hint="eastAsia"/>
          <w:sz w:val="24"/>
        </w:rPr>
        <w:t>backend</w:t>
      </w:r>
      <w:r>
        <w:rPr>
          <w:rFonts w:ascii="Times New Roman" w:eastAsia="宋体" w:hint="eastAsia"/>
          <w:sz w:val="24"/>
          <w:shd w:val="clear" w:color="auto" w:fill="FFFFFF"/>
        </w:rPr>
        <w:t>是</w:t>
      </w:r>
      <w:r>
        <w:rPr>
          <w:rFonts w:ascii="Times New Roman" w:eastAsia="宋体" w:hint="eastAsia"/>
          <w:sz w:val="24"/>
          <w:shd w:val="clear" w:color="auto" w:fill="FFFFFF"/>
        </w:rPr>
        <w:t>LLVM</w:t>
      </w:r>
      <w:r>
        <w:rPr>
          <w:rFonts w:ascii="Times New Roman" w:eastAsia="宋体" w:hint="eastAsia"/>
          <w:sz w:val="24"/>
          <w:shd w:val="clear" w:color="auto" w:fill="FFFFFF"/>
        </w:rPr>
        <w:t>真正的后端，也被称为</w:t>
      </w:r>
      <w:r>
        <w:rPr>
          <w:rFonts w:ascii="Times New Roman" w:eastAsia="宋体" w:hint="eastAsia"/>
          <w:sz w:val="24"/>
          <w:shd w:val="clear" w:color="auto" w:fill="FFFFFF"/>
        </w:rPr>
        <w:t>LLVM</w:t>
      </w:r>
      <w:r>
        <w:rPr>
          <w:rFonts w:ascii="Times New Roman" w:eastAsia="宋体" w:hint="eastAsia"/>
          <w:sz w:val="24"/>
          <w:shd w:val="clear" w:color="auto" w:fill="FFFFFF"/>
        </w:rPr>
        <w:t>核心，包括编译、汇编、链接这一套，最后生成汇编文件或者目标码。</w:t>
      </w:r>
    </w:p>
    <w:p w14:paraId="419D1110" w14:textId="77777777" w:rsidR="00963861" w:rsidRDefault="00963861" w:rsidP="00963861">
      <w:pPr>
        <w:pStyle w:val="2"/>
        <w:jc w:val="left"/>
        <w:rPr>
          <w:rFonts w:ascii="Times New Roman" w:eastAsia="黑体"/>
          <w:sz w:val="30"/>
        </w:rPr>
      </w:pPr>
      <w:bookmarkStart w:id="91" w:name="_Toc24769"/>
      <w:r>
        <w:rPr>
          <w:rFonts w:ascii="Times New Roman" w:eastAsia="黑体"/>
          <w:sz w:val="30"/>
        </w:rPr>
        <w:t xml:space="preserve">4.3. </w:t>
      </w:r>
      <w:r>
        <w:rPr>
          <w:rFonts w:ascii="Times New Roman" w:eastAsia="黑体"/>
          <w:sz w:val="30"/>
        </w:rPr>
        <w:t>运行时环境和库的设计与实现</w:t>
      </w:r>
      <w:bookmarkEnd w:id="91"/>
    </w:p>
    <w:p w14:paraId="41A45D37"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运行时环境主要负责程序的运行时管理，包括内存管理、异常处理、线程管理、垃圾回收等方面。库则提供了各种常用的函数和数据结构，方便开发人员快速实现各种功能。</w:t>
      </w:r>
    </w:p>
    <w:p w14:paraId="5998EEFB"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w:t>
      </w:r>
      <w:r>
        <w:rPr>
          <w:rFonts w:ascii="Times New Roman" w:eastAsia="宋体"/>
          <w:sz w:val="24"/>
        </w:rPr>
        <w:t>A66</w:t>
      </w:r>
      <w:r>
        <w:rPr>
          <w:rFonts w:ascii="Times New Roman" w:eastAsia="宋体"/>
          <w:sz w:val="24"/>
        </w:rPr>
        <w:t>语言中，运行时环境的实现主要包括以下几个方面</w:t>
      </w:r>
    </w:p>
    <w:p w14:paraId="5B14F184" w14:textId="77777777" w:rsidR="00963861" w:rsidRDefault="00963861" w:rsidP="00963861">
      <w:pPr>
        <w:spacing w:line="288" w:lineRule="auto"/>
        <w:ind w:firstLine="482"/>
        <w:outlineLvl w:val="2"/>
        <w:rPr>
          <w:rFonts w:ascii="Times New Roman" w:eastAsia="宋体"/>
          <w:b/>
          <w:bCs/>
          <w:sz w:val="24"/>
        </w:rPr>
      </w:pPr>
      <w:bookmarkStart w:id="92" w:name="_Toc248"/>
      <w:r>
        <w:rPr>
          <w:rFonts w:ascii="Times New Roman" w:eastAsia="宋体" w:hint="eastAsia"/>
          <w:b/>
          <w:bCs/>
          <w:sz w:val="24"/>
        </w:rPr>
        <w:t xml:space="preserve">4.3.1 </w:t>
      </w:r>
      <w:r>
        <w:rPr>
          <w:rFonts w:ascii="Times New Roman" w:eastAsia="宋体" w:hint="eastAsia"/>
          <w:b/>
          <w:bCs/>
          <w:sz w:val="24"/>
        </w:rPr>
        <w:t>内存管理</w:t>
      </w:r>
      <w:bookmarkEnd w:id="92"/>
    </w:p>
    <w:p w14:paraId="4D824917"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内存管理是运行时环境最基础的部分。在</w:t>
      </w:r>
      <w:r>
        <w:rPr>
          <w:rFonts w:ascii="Times New Roman" w:eastAsia="宋体"/>
          <w:sz w:val="24"/>
        </w:rPr>
        <w:t>A66</w:t>
      </w:r>
      <w:r>
        <w:rPr>
          <w:rFonts w:ascii="Times New Roman" w:eastAsia="宋体"/>
          <w:sz w:val="24"/>
        </w:rPr>
        <w:t>语言中，内存管理主要由堆和栈两部分组成。堆用于存储动态分配的内存，而栈用于存储函数调用和局部变量等信息。在函数调用结束后，栈中的信息会被自动清除，以释放内存空间。此外，</w:t>
      </w:r>
      <w:r>
        <w:rPr>
          <w:rFonts w:ascii="Times New Roman" w:eastAsia="宋体"/>
          <w:sz w:val="24"/>
        </w:rPr>
        <w:t>A66</w:t>
      </w:r>
      <w:r>
        <w:rPr>
          <w:rFonts w:ascii="Times New Roman" w:eastAsia="宋体"/>
          <w:sz w:val="24"/>
        </w:rPr>
        <w:t>语言还支持垃圾回收机制，可以自动回收不再使用的内存空间，避免内存泄漏问题。</w:t>
      </w:r>
    </w:p>
    <w:p w14:paraId="1A3AE607" w14:textId="77777777" w:rsidR="00963861" w:rsidRDefault="00963861" w:rsidP="00963861">
      <w:pPr>
        <w:spacing w:line="288" w:lineRule="auto"/>
        <w:ind w:firstLine="482"/>
        <w:outlineLvl w:val="2"/>
        <w:rPr>
          <w:rFonts w:ascii="Times New Roman" w:eastAsia="宋体"/>
          <w:b/>
          <w:bCs/>
          <w:sz w:val="24"/>
        </w:rPr>
      </w:pPr>
      <w:bookmarkStart w:id="93" w:name="_Toc4027"/>
      <w:r>
        <w:rPr>
          <w:rFonts w:ascii="Times New Roman" w:eastAsia="宋体" w:hint="eastAsia"/>
          <w:b/>
          <w:bCs/>
          <w:sz w:val="24"/>
        </w:rPr>
        <w:t xml:space="preserve">4.3.2 </w:t>
      </w:r>
      <w:r>
        <w:rPr>
          <w:rFonts w:ascii="Times New Roman" w:eastAsia="宋体" w:hint="eastAsia"/>
          <w:b/>
          <w:bCs/>
          <w:sz w:val="24"/>
        </w:rPr>
        <w:t>异常处理</w:t>
      </w:r>
      <w:bookmarkEnd w:id="93"/>
    </w:p>
    <w:p w14:paraId="609758E2"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异常处理是运行时环境中非常重要的一部分。在</w:t>
      </w:r>
      <w:r>
        <w:rPr>
          <w:rFonts w:ascii="Times New Roman" w:eastAsia="宋体"/>
          <w:sz w:val="24"/>
        </w:rPr>
        <w:t>A66</w:t>
      </w:r>
      <w:r>
        <w:rPr>
          <w:rFonts w:ascii="Times New Roman" w:eastAsia="宋体"/>
          <w:sz w:val="24"/>
        </w:rPr>
        <w:t>语言中，异常处理主要包括异常类型定义、异常抛出和异常捕获等方面。当程序出现异常情况时，运行时环境会自动捕获并进行相应的处理，以避免程序崩溃或出现其他错误。</w:t>
      </w:r>
    </w:p>
    <w:p w14:paraId="2939B4BD" w14:textId="77777777" w:rsidR="00963861" w:rsidRDefault="00963861" w:rsidP="00963861">
      <w:pPr>
        <w:spacing w:line="288" w:lineRule="auto"/>
        <w:ind w:firstLine="482"/>
        <w:outlineLvl w:val="2"/>
        <w:rPr>
          <w:rFonts w:ascii="Times New Roman" w:eastAsia="宋体"/>
          <w:b/>
          <w:bCs/>
          <w:sz w:val="24"/>
        </w:rPr>
      </w:pPr>
      <w:bookmarkStart w:id="94" w:name="_Toc18986"/>
      <w:r>
        <w:rPr>
          <w:rFonts w:ascii="Times New Roman" w:eastAsia="宋体" w:hint="eastAsia"/>
          <w:b/>
          <w:bCs/>
          <w:sz w:val="24"/>
        </w:rPr>
        <w:t xml:space="preserve">4.3.3 </w:t>
      </w:r>
      <w:r>
        <w:rPr>
          <w:rFonts w:ascii="Times New Roman" w:eastAsia="宋体" w:hint="eastAsia"/>
          <w:b/>
          <w:bCs/>
          <w:sz w:val="24"/>
        </w:rPr>
        <w:t>线程管理</w:t>
      </w:r>
      <w:bookmarkEnd w:id="94"/>
    </w:p>
    <w:p w14:paraId="25D779F3"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线程管理也是</w:t>
      </w:r>
      <w:r>
        <w:rPr>
          <w:rFonts w:ascii="Times New Roman" w:eastAsia="宋体"/>
          <w:sz w:val="24"/>
        </w:rPr>
        <w:t>A66</w:t>
      </w:r>
      <w:r>
        <w:rPr>
          <w:rFonts w:ascii="Times New Roman" w:eastAsia="宋体"/>
          <w:sz w:val="24"/>
        </w:rPr>
        <w:t>语言运行时环境的重要组成部分。在</w:t>
      </w:r>
      <w:r>
        <w:rPr>
          <w:rFonts w:ascii="Times New Roman" w:eastAsia="宋体"/>
          <w:sz w:val="24"/>
        </w:rPr>
        <w:t>A66</w:t>
      </w:r>
      <w:r>
        <w:rPr>
          <w:rFonts w:ascii="Times New Roman" w:eastAsia="宋体"/>
          <w:sz w:val="24"/>
        </w:rPr>
        <w:t>语言中，线程</w:t>
      </w:r>
      <w:r>
        <w:rPr>
          <w:rFonts w:ascii="Times New Roman" w:eastAsia="宋体"/>
          <w:sz w:val="24"/>
        </w:rPr>
        <w:lastRenderedPageBreak/>
        <w:t>管理主要包括线程创建、线程同步和线程销毁等方面。通过线程管理机制，程序可以实现并发执行，提高程序性能和响应速度。</w:t>
      </w:r>
    </w:p>
    <w:p w14:paraId="566E1719" w14:textId="77777777" w:rsidR="00963861" w:rsidRDefault="00963861" w:rsidP="00963861">
      <w:pPr>
        <w:spacing w:line="288" w:lineRule="auto"/>
        <w:ind w:firstLine="482"/>
        <w:outlineLvl w:val="2"/>
        <w:rPr>
          <w:rFonts w:ascii="Times New Roman" w:eastAsia="宋体"/>
          <w:b/>
          <w:bCs/>
          <w:sz w:val="24"/>
        </w:rPr>
      </w:pPr>
      <w:bookmarkStart w:id="95" w:name="_Toc2024"/>
      <w:r>
        <w:rPr>
          <w:rFonts w:ascii="Times New Roman" w:eastAsia="宋体" w:hint="eastAsia"/>
          <w:b/>
          <w:bCs/>
          <w:sz w:val="24"/>
        </w:rPr>
        <w:t xml:space="preserve">4.3.4 </w:t>
      </w:r>
      <w:r>
        <w:rPr>
          <w:rFonts w:ascii="Times New Roman" w:eastAsia="宋体" w:hint="eastAsia"/>
          <w:b/>
          <w:bCs/>
          <w:sz w:val="24"/>
        </w:rPr>
        <w:t>标准库</w:t>
      </w:r>
      <w:bookmarkEnd w:id="95"/>
    </w:p>
    <w:p w14:paraId="58790048"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标准库是编程语言中非常重要的一部分。在</w:t>
      </w:r>
      <w:r>
        <w:rPr>
          <w:rFonts w:ascii="Times New Roman" w:eastAsia="宋体"/>
          <w:sz w:val="24"/>
        </w:rPr>
        <w:t>A66</w:t>
      </w:r>
      <w:r>
        <w:rPr>
          <w:rFonts w:ascii="Times New Roman" w:eastAsia="宋体"/>
          <w:sz w:val="24"/>
        </w:rPr>
        <w:t>语言中，标准库包括各种常用函数和数据结构，例如字符串处理、文件操作、数学运算等。标准库不仅可以方便开发人员快速实现各种功能，还可以提高程序的可移植性和稳定性。</w:t>
      </w:r>
    </w:p>
    <w:p w14:paraId="350CC112"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w:t>
      </w:r>
      <w:r>
        <w:rPr>
          <w:rFonts w:ascii="Times New Roman" w:eastAsia="宋体"/>
          <w:sz w:val="24"/>
        </w:rPr>
        <w:t>A66</w:t>
      </w:r>
      <w:r>
        <w:rPr>
          <w:rFonts w:ascii="Times New Roman" w:eastAsia="宋体"/>
          <w:sz w:val="24"/>
        </w:rPr>
        <w:t>语言中，标准库的实现主要采用</w:t>
      </w:r>
      <w:r>
        <w:rPr>
          <w:rFonts w:ascii="Times New Roman" w:eastAsia="宋体"/>
          <w:sz w:val="24"/>
        </w:rPr>
        <w:t>C++ STL</w:t>
      </w:r>
      <w:r>
        <w:rPr>
          <w:rFonts w:ascii="Times New Roman" w:eastAsia="宋体"/>
          <w:sz w:val="24"/>
        </w:rPr>
        <w:t>标准库作为基础，并根据</w:t>
      </w:r>
      <w:r>
        <w:rPr>
          <w:rFonts w:ascii="Times New Roman" w:eastAsia="宋体"/>
          <w:sz w:val="24"/>
        </w:rPr>
        <w:t>A66</w:t>
      </w:r>
      <w:r>
        <w:rPr>
          <w:rFonts w:ascii="Times New Roman" w:eastAsia="宋体"/>
          <w:sz w:val="24"/>
        </w:rPr>
        <w:t>语言的特点进行相应的扩展和优化。例如，在字符串处理方面，</w:t>
      </w:r>
      <w:r>
        <w:rPr>
          <w:rFonts w:ascii="Times New Roman" w:eastAsia="宋体"/>
          <w:sz w:val="24"/>
        </w:rPr>
        <w:t>A66</w:t>
      </w:r>
      <w:r>
        <w:rPr>
          <w:rFonts w:ascii="Times New Roman" w:eastAsia="宋体"/>
          <w:sz w:val="24"/>
        </w:rPr>
        <w:t>语言提供了更加灵活和简便的字符串操作方式，同时还增加了一些新的字符串处理函数。</w:t>
      </w:r>
    </w:p>
    <w:p w14:paraId="45578D21" w14:textId="77777777" w:rsidR="00963861" w:rsidRDefault="00963861" w:rsidP="00963861">
      <w:pPr>
        <w:pStyle w:val="2"/>
        <w:jc w:val="left"/>
        <w:rPr>
          <w:rFonts w:ascii="Times New Roman" w:eastAsia="黑体"/>
          <w:sz w:val="30"/>
        </w:rPr>
      </w:pPr>
      <w:bookmarkStart w:id="96" w:name="_Toc25595"/>
      <w:r>
        <w:rPr>
          <w:rFonts w:ascii="Times New Roman" w:eastAsia="黑体"/>
          <w:sz w:val="30"/>
        </w:rPr>
        <w:t xml:space="preserve">4.4. </w:t>
      </w:r>
      <w:r>
        <w:rPr>
          <w:rFonts w:ascii="Times New Roman" w:eastAsia="黑体" w:hint="eastAsia"/>
          <w:sz w:val="30"/>
        </w:rPr>
        <w:t>前端界面设计（图解析）</w:t>
      </w:r>
      <w:bookmarkEnd w:id="96"/>
    </w:p>
    <w:p w14:paraId="4ACE10AA"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前端界面设计参考了经常使用的一款</w:t>
      </w:r>
      <w:r>
        <w:rPr>
          <w:rFonts w:ascii="Times New Roman" w:eastAsia="宋体" w:hint="eastAsia"/>
          <w:sz w:val="24"/>
        </w:rPr>
        <w:t>IDE</w:t>
      </w:r>
      <w:r>
        <w:rPr>
          <w:rFonts w:ascii="Times New Roman" w:eastAsia="宋体"/>
          <w:sz w:val="24"/>
        </w:rPr>
        <w:t>--</w:t>
      </w:r>
      <w:r>
        <w:rPr>
          <w:rFonts w:ascii="Times New Roman" w:eastAsia="宋体" w:hint="eastAsia"/>
          <w:sz w:val="24"/>
        </w:rPr>
        <w:t>Visual</w:t>
      </w:r>
      <w:r>
        <w:rPr>
          <w:rFonts w:ascii="Times New Roman" w:eastAsia="宋体"/>
          <w:sz w:val="24"/>
        </w:rPr>
        <w:t xml:space="preserve"> </w:t>
      </w:r>
      <w:r>
        <w:rPr>
          <w:rFonts w:ascii="Times New Roman" w:eastAsia="宋体" w:hint="eastAsia"/>
          <w:sz w:val="24"/>
        </w:rPr>
        <w:t>Studio</w:t>
      </w:r>
      <w:r>
        <w:rPr>
          <w:rFonts w:ascii="Times New Roman" w:eastAsia="宋体"/>
          <w:sz w:val="24"/>
        </w:rPr>
        <w:t xml:space="preserve"> code</w:t>
      </w:r>
      <w:r>
        <w:rPr>
          <w:rFonts w:ascii="Times New Roman" w:eastAsia="宋体" w:hint="eastAsia"/>
          <w:sz w:val="24"/>
        </w:rPr>
        <w:t>的界面中比较人性化的部分，同时根据我们编译器轻量化的定位做了较大的简化与简洁性设计。</w:t>
      </w:r>
      <w:r>
        <w:rPr>
          <w:rFonts w:ascii="Times New Roman" w:eastAsia="宋体" w:hint="eastAsia"/>
          <w:sz w:val="24"/>
        </w:rPr>
        <w:t xml:space="preserve"> </w:t>
      </w:r>
    </w:p>
    <w:p w14:paraId="5E623641" w14:textId="77777777" w:rsidR="00963861" w:rsidRDefault="00963861" w:rsidP="00963861">
      <w:pPr>
        <w:spacing w:line="288" w:lineRule="auto"/>
        <w:ind w:firstLine="482"/>
        <w:rPr>
          <w:rFonts w:ascii="Times New Roman" w:eastAsia="宋体"/>
          <w:sz w:val="24"/>
        </w:rPr>
      </w:pPr>
      <w:r>
        <w:rPr>
          <w:noProof/>
        </w:rPr>
        <w:drawing>
          <wp:inline distT="0" distB="0" distL="0" distR="0" wp14:anchorId="4755F291" wp14:editId="4747705A">
            <wp:extent cx="5274310" cy="2834005"/>
            <wp:effectExtent l="0" t="0" r="0" b="0"/>
            <wp:docPr id="1847427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27661" name=""/>
                    <pic:cNvPicPr/>
                  </pic:nvPicPr>
                  <pic:blipFill>
                    <a:blip r:embed="rId17"/>
                    <a:stretch>
                      <a:fillRect/>
                    </a:stretch>
                  </pic:blipFill>
                  <pic:spPr>
                    <a:xfrm>
                      <a:off x="0" y="0"/>
                      <a:ext cx="5274310" cy="2834005"/>
                    </a:xfrm>
                    <a:prstGeom prst="rect">
                      <a:avLst/>
                    </a:prstGeom>
                  </pic:spPr>
                </pic:pic>
              </a:graphicData>
            </a:graphic>
          </wp:inline>
        </w:drawing>
      </w:r>
    </w:p>
    <w:p w14:paraId="4B048A97" w14:textId="0129B73C" w:rsidR="00E731DA" w:rsidRDefault="00E731DA" w:rsidP="00E731DA">
      <w:pPr>
        <w:pStyle w:val="ac"/>
        <w:rPr>
          <w:rFonts w:hint="eastAsia"/>
        </w:rPr>
      </w:pPr>
      <w:r>
        <w:rPr>
          <w:rFonts w:hint="eastAsia"/>
        </w:rPr>
        <w:t>图</w:t>
      </w:r>
      <w:r>
        <w:rPr>
          <w:rFonts w:hint="eastAsia"/>
        </w:rPr>
        <w:t>4</w:t>
      </w:r>
      <w:r>
        <w:t xml:space="preserve">-4 </w:t>
      </w:r>
      <w:r>
        <w:rPr>
          <w:rFonts w:hint="eastAsia"/>
        </w:rPr>
        <w:t>前端界面设计</w:t>
      </w:r>
    </w:p>
    <w:p w14:paraId="78C8360C" w14:textId="38673AE2" w:rsidR="00963861" w:rsidRDefault="00963861" w:rsidP="00963861">
      <w:pPr>
        <w:spacing w:line="288" w:lineRule="auto"/>
        <w:ind w:firstLine="482"/>
        <w:rPr>
          <w:rFonts w:ascii="Times New Roman" w:eastAsia="宋体" w:hint="eastAsia"/>
          <w:sz w:val="24"/>
        </w:rPr>
      </w:pPr>
    </w:p>
    <w:p w14:paraId="33CE73C7" w14:textId="77777777" w:rsidR="00963861" w:rsidRDefault="00963861" w:rsidP="00963861">
      <w:pPr>
        <w:spacing w:line="288" w:lineRule="auto"/>
        <w:ind w:firstLine="482"/>
        <w:outlineLvl w:val="2"/>
        <w:rPr>
          <w:rFonts w:ascii="Times New Roman" w:eastAsia="宋体"/>
          <w:b/>
          <w:bCs/>
          <w:sz w:val="24"/>
        </w:rPr>
      </w:pPr>
      <w:bookmarkStart w:id="97" w:name="_Toc14992"/>
      <w:r>
        <w:rPr>
          <w:rFonts w:ascii="Times New Roman" w:eastAsia="宋体" w:hint="eastAsia"/>
          <w:b/>
          <w:bCs/>
          <w:sz w:val="24"/>
        </w:rPr>
        <w:t xml:space="preserve">4.4.1 </w:t>
      </w:r>
      <w:r>
        <w:rPr>
          <w:rFonts w:ascii="Times New Roman" w:eastAsia="宋体" w:hint="eastAsia"/>
          <w:b/>
          <w:bCs/>
          <w:sz w:val="24"/>
        </w:rPr>
        <w:t>菜单栏、工具栏</w:t>
      </w:r>
      <w:bookmarkEnd w:id="97"/>
    </w:p>
    <w:p w14:paraId="123C783B"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在这里菜单栏指的是顶部的</w:t>
      </w:r>
      <w:r>
        <w:rPr>
          <w:rFonts w:ascii="Times New Roman" w:eastAsia="宋体"/>
          <w:sz w:val="24"/>
        </w:rPr>
        <w:t>”</w:t>
      </w:r>
      <w:r>
        <w:rPr>
          <w:rFonts w:ascii="Times New Roman" w:eastAsia="宋体" w:hint="eastAsia"/>
          <w:sz w:val="24"/>
        </w:rPr>
        <w:t>文件</w:t>
      </w:r>
      <w:r>
        <w:rPr>
          <w:rFonts w:ascii="Times New Roman" w:eastAsia="宋体"/>
          <w:sz w:val="24"/>
        </w:rPr>
        <w:t>”</w:t>
      </w:r>
      <w:r>
        <w:rPr>
          <w:rFonts w:ascii="Times New Roman" w:eastAsia="宋体" w:hint="eastAsia"/>
          <w:sz w:val="24"/>
        </w:rPr>
        <w:t>与</w:t>
      </w:r>
      <w:r>
        <w:rPr>
          <w:rFonts w:ascii="Times New Roman" w:eastAsia="宋体"/>
          <w:sz w:val="24"/>
        </w:rPr>
        <w:t>”</w:t>
      </w:r>
      <w:r>
        <w:rPr>
          <w:rFonts w:ascii="Times New Roman" w:eastAsia="宋体" w:hint="eastAsia"/>
          <w:sz w:val="24"/>
        </w:rPr>
        <w:t>编辑</w:t>
      </w:r>
      <w:r>
        <w:rPr>
          <w:rFonts w:ascii="Times New Roman" w:eastAsia="宋体"/>
          <w:sz w:val="24"/>
        </w:rPr>
        <w:t>”</w:t>
      </w:r>
      <w:r>
        <w:rPr>
          <w:rFonts w:ascii="Times New Roman" w:eastAsia="宋体" w:hint="eastAsia"/>
          <w:sz w:val="24"/>
        </w:rPr>
        <w:t>两个按钮，通过这两个按钮可以进一步进行对文件的相关大量操作，工具栏指的是最左侧一列的四个常用工具按钮，分别是打开文件夹、编译运行、搜索文本、设置，图标来自阿里巴巴图标库的免费图标。</w:t>
      </w:r>
    </w:p>
    <w:p w14:paraId="34DD283B" w14:textId="77777777" w:rsidR="00963861" w:rsidRDefault="00963861" w:rsidP="00963861">
      <w:pPr>
        <w:spacing w:line="288" w:lineRule="auto"/>
        <w:ind w:firstLine="482"/>
        <w:outlineLvl w:val="2"/>
        <w:rPr>
          <w:rFonts w:ascii="Times New Roman" w:eastAsia="宋体"/>
          <w:b/>
          <w:bCs/>
          <w:sz w:val="24"/>
        </w:rPr>
      </w:pPr>
      <w:bookmarkStart w:id="98" w:name="_Toc13908"/>
      <w:r>
        <w:rPr>
          <w:rFonts w:ascii="Times New Roman" w:eastAsia="宋体" w:hint="eastAsia"/>
          <w:b/>
          <w:bCs/>
          <w:sz w:val="24"/>
        </w:rPr>
        <w:t xml:space="preserve">4.4.2 </w:t>
      </w:r>
      <w:r>
        <w:rPr>
          <w:rFonts w:ascii="Times New Roman" w:eastAsia="宋体" w:hint="eastAsia"/>
          <w:b/>
          <w:bCs/>
          <w:sz w:val="24"/>
        </w:rPr>
        <w:t>代码风格与整体页面主题</w:t>
      </w:r>
      <w:bookmarkEnd w:id="98"/>
    </w:p>
    <w:p w14:paraId="235D2D23" w14:textId="77777777" w:rsidR="00963861" w:rsidRDefault="00963861" w:rsidP="00963861">
      <w:pPr>
        <w:spacing w:line="288" w:lineRule="auto"/>
        <w:ind w:firstLine="482"/>
        <w:rPr>
          <w:rFonts w:ascii="Times New Roman" w:eastAsia="宋体"/>
          <w:b/>
          <w:bCs/>
          <w:sz w:val="24"/>
        </w:rPr>
      </w:pPr>
      <w:r>
        <w:rPr>
          <w:rFonts w:ascii="Times New Roman" w:eastAsia="宋体" w:hint="eastAsia"/>
          <w:sz w:val="24"/>
        </w:rPr>
        <w:lastRenderedPageBreak/>
        <w:t>考虑到我们编译器的用户大多是有一定编程基础的用户，我们选用了市面上编译器普遍自带、程序员使用最多的</w:t>
      </w:r>
      <w:r>
        <w:rPr>
          <w:rFonts w:ascii="Times New Roman" w:eastAsia="宋体" w:hint="eastAsia"/>
          <w:sz w:val="24"/>
        </w:rPr>
        <w:t>dark</w:t>
      </w:r>
      <w:r>
        <w:rPr>
          <w:rFonts w:ascii="Times New Roman" w:eastAsia="宋体" w:hint="eastAsia"/>
          <w:sz w:val="24"/>
        </w:rPr>
        <w:t>主题，代码字体选用的也是</w:t>
      </w:r>
      <w:r>
        <w:rPr>
          <w:rFonts w:ascii="Times New Roman" w:eastAsia="宋体" w:hint="eastAsia"/>
          <w:sz w:val="24"/>
        </w:rPr>
        <w:t>github</w:t>
      </w:r>
      <w:r>
        <w:rPr>
          <w:rFonts w:ascii="Times New Roman" w:eastAsia="宋体" w:hint="eastAsia"/>
          <w:sz w:val="24"/>
        </w:rPr>
        <w:t>上</w:t>
      </w:r>
      <w:r>
        <w:rPr>
          <w:rFonts w:ascii="Times New Roman" w:eastAsia="宋体" w:hint="eastAsia"/>
          <w:sz w:val="24"/>
        </w:rPr>
        <w:t>star</w:t>
      </w:r>
      <w:r>
        <w:rPr>
          <w:rFonts w:ascii="Times New Roman" w:eastAsia="宋体"/>
          <w:sz w:val="24"/>
        </w:rPr>
        <w:t>4.1</w:t>
      </w:r>
      <w:r>
        <w:rPr>
          <w:rFonts w:ascii="Times New Roman" w:eastAsia="宋体" w:hint="eastAsia"/>
          <w:sz w:val="24"/>
        </w:rPr>
        <w:t>k</w:t>
      </w:r>
      <w:r>
        <w:rPr>
          <w:rFonts w:ascii="Times New Roman" w:eastAsia="宋体" w:hint="eastAsia"/>
          <w:sz w:val="24"/>
        </w:rPr>
        <w:t>的开源字体</w:t>
      </w:r>
      <w:hyperlink r:id="rId18" w:anchor="mononoki" w:history="1">
        <w:r>
          <w:rPr>
            <w:rFonts w:ascii="Times New Roman" w:eastAsia="宋体"/>
            <w:sz w:val="24"/>
          </w:rPr>
          <w:t>mononoki</w:t>
        </w:r>
      </w:hyperlink>
      <w:r>
        <w:rPr>
          <w:rFonts w:ascii="Times New Roman" w:eastAsia="宋体" w:hint="eastAsia"/>
          <w:sz w:val="24"/>
        </w:rPr>
        <w:t>，旨在给用户在视觉上带来熟悉的编程体验，减少用户对陌生工具的排斥感。</w:t>
      </w:r>
    </w:p>
    <w:p w14:paraId="4899590D" w14:textId="77777777" w:rsidR="00963861" w:rsidRDefault="00963861" w:rsidP="00963861">
      <w:pPr>
        <w:jc w:val="center"/>
        <w:rPr>
          <w:rFonts w:ascii="Times New Roman" w:eastAsia="宋体"/>
          <w:sz w:val="24"/>
        </w:rPr>
      </w:pPr>
    </w:p>
    <w:p w14:paraId="3DFA308C" w14:textId="77777777" w:rsidR="00963861" w:rsidRDefault="00963861" w:rsidP="00963861">
      <w:pPr>
        <w:pStyle w:val="1"/>
        <w:jc w:val="center"/>
        <w:rPr>
          <w:rFonts w:ascii="Times New Roman" w:eastAsia="黑体"/>
          <w:sz w:val="36"/>
        </w:rPr>
      </w:pPr>
      <w:bookmarkStart w:id="99" w:name="_Toc17583"/>
      <w:r>
        <w:rPr>
          <w:rFonts w:ascii="Times New Roman" w:eastAsia="黑体" w:hint="eastAsia"/>
          <w:sz w:val="36"/>
        </w:rPr>
        <w:t>第</w:t>
      </w:r>
      <w:r>
        <w:rPr>
          <w:rFonts w:ascii="Times New Roman" w:eastAsia="黑体" w:hint="eastAsia"/>
          <w:sz w:val="36"/>
        </w:rPr>
        <w:t>5</w:t>
      </w:r>
      <w:r>
        <w:rPr>
          <w:rFonts w:ascii="Times New Roman" w:eastAsia="黑体" w:hint="eastAsia"/>
          <w:sz w:val="36"/>
        </w:rPr>
        <w:t>章</w:t>
      </w:r>
      <w:r>
        <w:rPr>
          <w:rFonts w:ascii="Times New Roman" w:eastAsia="黑体"/>
          <w:sz w:val="36"/>
        </w:rPr>
        <w:t xml:space="preserve"> </w:t>
      </w:r>
      <w:r>
        <w:rPr>
          <w:rFonts w:ascii="Times New Roman" w:eastAsia="黑体"/>
          <w:sz w:val="36"/>
        </w:rPr>
        <w:t>语言特性与实现</w:t>
      </w:r>
      <w:bookmarkEnd w:id="99"/>
    </w:p>
    <w:p w14:paraId="4225491F" w14:textId="77777777" w:rsidR="00963861" w:rsidRDefault="00963861" w:rsidP="00963861">
      <w:pPr>
        <w:pStyle w:val="2"/>
        <w:jc w:val="left"/>
        <w:rPr>
          <w:rFonts w:ascii="Times New Roman" w:eastAsia="黑体"/>
          <w:sz w:val="30"/>
        </w:rPr>
      </w:pPr>
      <w:bookmarkStart w:id="100" w:name="_Toc21523"/>
      <w:r>
        <w:rPr>
          <w:rFonts w:ascii="Times New Roman" w:eastAsia="黑体"/>
          <w:sz w:val="30"/>
        </w:rPr>
        <w:t>5.1. A66</w:t>
      </w:r>
      <w:r>
        <w:rPr>
          <w:rFonts w:ascii="Times New Roman" w:eastAsia="黑体"/>
          <w:sz w:val="30"/>
        </w:rPr>
        <w:t>语言的特性和语法规范</w:t>
      </w:r>
      <w:bookmarkEnd w:id="100"/>
    </w:p>
    <w:p w14:paraId="2B72F112" w14:textId="77777777" w:rsidR="00963861" w:rsidRDefault="00963861" w:rsidP="00963861">
      <w:pPr>
        <w:spacing w:line="288" w:lineRule="auto"/>
        <w:ind w:firstLine="482"/>
        <w:outlineLvl w:val="2"/>
        <w:rPr>
          <w:rFonts w:ascii="Times New Roman" w:eastAsia="宋体"/>
          <w:b/>
          <w:bCs/>
          <w:sz w:val="24"/>
        </w:rPr>
      </w:pPr>
      <w:bookmarkStart w:id="101" w:name="_Toc30777"/>
      <w:r>
        <w:rPr>
          <w:rFonts w:ascii="Times New Roman" w:eastAsia="宋体" w:hint="eastAsia"/>
          <w:b/>
          <w:bCs/>
          <w:sz w:val="24"/>
        </w:rPr>
        <w:t xml:space="preserve">5.1.1 </w:t>
      </w:r>
      <w:r>
        <w:rPr>
          <w:rFonts w:ascii="Times New Roman" w:eastAsia="宋体" w:hint="eastAsia"/>
          <w:b/>
          <w:bCs/>
          <w:sz w:val="24"/>
        </w:rPr>
        <w:t>数据类型</w:t>
      </w:r>
      <w:bookmarkEnd w:id="101"/>
    </w:p>
    <w:p w14:paraId="73970BF7" w14:textId="77777777" w:rsidR="00963861" w:rsidRDefault="00963861" w:rsidP="00963861">
      <w:pPr>
        <w:spacing w:line="288" w:lineRule="auto"/>
        <w:ind w:firstLine="482"/>
        <w:rPr>
          <w:rFonts w:ascii="Times New Roman" w:eastAsia="宋体"/>
          <w:sz w:val="24"/>
        </w:rPr>
      </w:pPr>
      <w:r>
        <w:rPr>
          <w:rFonts w:ascii="Times New Roman" w:eastAsia="宋体"/>
          <w:sz w:val="24"/>
        </w:rPr>
        <w:t>A66</w:t>
      </w:r>
      <w:r>
        <w:rPr>
          <w:rFonts w:ascii="Times New Roman" w:eastAsia="宋体"/>
          <w:sz w:val="24"/>
        </w:rPr>
        <w:t>语言支持多种数据类型，包括整型、浮点型、布尔型、字符型、字符串型、数组和结构体等。其中，整型和浮点型分别有</w:t>
      </w:r>
      <w:r>
        <w:rPr>
          <w:rFonts w:ascii="Times New Roman" w:eastAsia="宋体"/>
          <w:sz w:val="24"/>
        </w:rPr>
        <w:t>int</w:t>
      </w:r>
      <w:r>
        <w:rPr>
          <w:rFonts w:ascii="Times New Roman" w:eastAsia="宋体"/>
          <w:sz w:val="24"/>
        </w:rPr>
        <w:t>和</w:t>
      </w:r>
      <w:r>
        <w:rPr>
          <w:rFonts w:ascii="Times New Roman" w:eastAsia="宋体"/>
          <w:sz w:val="24"/>
        </w:rPr>
        <w:t>float</w:t>
      </w:r>
      <w:r>
        <w:rPr>
          <w:rFonts w:ascii="Times New Roman" w:eastAsia="宋体"/>
          <w:sz w:val="24"/>
        </w:rPr>
        <w:t>两种类型，布尔型有</w:t>
      </w:r>
      <w:r>
        <w:rPr>
          <w:rFonts w:ascii="Times New Roman" w:eastAsia="宋体"/>
          <w:sz w:val="24"/>
        </w:rPr>
        <w:t>bool</w:t>
      </w:r>
      <w:r>
        <w:rPr>
          <w:rFonts w:ascii="Times New Roman" w:eastAsia="宋体"/>
          <w:sz w:val="24"/>
        </w:rPr>
        <w:t>类型，字符型有</w:t>
      </w:r>
      <w:r>
        <w:rPr>
          <w:rFonts w:ascii="Times New Roman" w:eastAsia="宋体"/>
          <w:sz w:val="24"/>
        </w:rPr>
        <w:t>char</w:t>
      </w:r>
      <w:r>
        <w:rPr>
          <w:rFonts w:ascii="Times New Roman" w:eastAsia="宋体"/>
          <w:sz w:val="24"/>
        </w:rPr>
        <w:t>类型，字符串型则使用</w:t>
      </w:r>
      <w:r>
        <w:rPr>
          <w:rFonts w:ascii="Times New Roman" w:eastAsia="宋体"/>
          <w:sz w:val="24"/>
        </w:rPr>
        <w:t>std::string</w:t>
      </w:r>
      <w:r>
        <w:rPr>
          <w:rFonts w:ascii="Times New Roman" w:eastAsia="宋体"/>
          <w:sz w:val="24"/>
        </w:rPr>
        <w:t>类型。与</w:t>
      </w:r>
      <w:r>
        <w:rPr>
          <w:rFonts w:ascii="Times New Roman" w:eastAsia="宋体"/>
          <w:sz w:val="24"/>
        </w:rPr>
        <w:t>Python</w:t>
      </w:r>
      <w:r>
        <w:rPr>
          <w:rFonts w:ascii="Times New Roman" w:eastAsia="宋体"/>
          <w:sz w:val="24"/>
        </w:rPr>
        <w:t>相比，</w:t>
      </w:r>
      <w:r>
        <w:rPr>
          <w:rFonts w:ascii="Times New Roman" w:eastAsia="宋体"/>
          <w:sz w:val="24"/>
        </w:rPr>
        <w:t>A66</w:t>
      </w:r>
      <w:r>
        <w:rPr>
          <w:rFonts w:ascii="Times New Roman" w:eastAsia="宋体"/>
          <w:sz w:val="24"/>
        </w:rPr>
        <w:t>语言的数据类型更加静态，需要在定义变量时指定数据类型。但是</w:t>
      </w:r>
      <w:r>
        <w:rPr>
          <w:rFonts w:ascii="Times New Roman" w:eastAsia="宋体"/>
          <w:sz w:val="24"/>
        </w:rPr>
        <w:t>A66</w:t>
      </w:r>
      <w:r>
        <w:rPr>
          <w:rFonts w:ascii="Times New Roman" w:eastAsia="宋体"/>
          <w:sz w:val="24"/>
        </w:rPr>
        <w:t>语言支持动态变量类型，可以在运行时根据需要改变变量的类型。</w:t>
      </w:r>
    </w:p>
    <w:p w14:paraId="04B2E710" w14:textId="77777777" w:rsidR="00963861" w:rsidRDefault="00963861" w:rsidP="00963861">
      <w:pPr>
        <w:spacing w:line="288" w:lineRule="auto"/>
        <w:ind w:firstLine="482"/>
        <w:outlineLvl w:val="2"/>
        <w:rPr>
          <w:rFonts w:ascii="Times New Roman" w:eastAsia="宋体"/>
          <w:b/>
          <w:bCs/>
          <w:sz w:val="24"/>
        </w:rPr>
      </w:pPr>
      <w:bookmarkStart w:id="102" w:name="_Toc20418"/>
      <w:r>
        <w:rPr>
          <w:rFonts w:ascii="Times New Roman" w:eastAsia="宋体" w:hint="eastAsia"/>
          <w:b/>
          <w:bCs/>
          <w:sz w:val="24"/>
        </w:rPr>
        <w:t xml:space="preserve">5.1.2 </w:t>
      </w:r>
      <w:r>
        <w:rPr>
          <w:rFonts w:ascii="Times New Roman" w:eastAsia="宋体" w:hint="eastAsia"/>
          <w:b/>
          <w:bCs/>
          <w:sz w:val="24"/>
        </w:rPr>
        <w:t>控制流</w:t>
      </w:r>
      <w:bookmarkEnd w:id="102"/>
    </w:p>
    <w:p w14:paraId="5E570CAE" w14:textId="77777777" w:rsidR="00963861" w:rsidRDefault="00963861" w:rsidP="00963861">
      <w:pPr>
        <w:spacing w:line="288" w:lineRule="auto"/>
        <w:ind w:firstLine="482"/>
        <w:rPr>
          <w:rFonts w:ascii="Times New Roman" w:eastAsia="宋体"/>
          <w:sz w:val="24"/>
        </w:rPr>
      </w:pPr>
      <w:r>
        <w:rPr>
          <w:rFonts w:ascii="Times New Roman" w:eastAsia="宋体"/>
          <w:sz w:val="24"/>
        </w:rPr>
        <w:t>A66</w:t>
      </w:r>
      <w:r>
        <w:rPr>
          <w:rFonts w:ascii="Times New Roman" w:eastAsia="宋体"/>
          <w:sz w:val="24"/>
        </w:rPr>
        <w:t>语言支持多种控制流语句，包括条件语句、循环语句和跳转语句等。条件语句主要包括</w:t>
      </w:r>
      <w:r>
        <w:rPr>
          <w:rFonts w:ascii="Times New Roman" w:eastAsia="宋体"/>
          <w:sz w:val="24"/>
        </w:rPr>
        <w:t>if</w:t>
      </w:r>
      <w:r>
        <w:rPr>
          <w:rFonts w:ascii="Times New Roman" w:eastAsia="宋体"/>
          <w:sz w:val="24"/>
        </w:rPr>
        <w:t>语句和</w:t>
      </w:r>
      <w:r>
        <w:rPr>
          <w:rFonts w:ascii="Times New Roman" w:eastAsia="宋体"/>
          <w:sz w:val="24"/>
        </w:rPr>
        <w:t>switch</w:t>
      </w:r>
      <w:r>
        <w:rPr>
          <w:rFonts w:ascii="Times New Roman" w:eastAsia="宋体"/>
          <w:sz w:val="24"/>
        </w:rPr>
        <w:t>语句。循环语句则包括</w:t>
      </w:r>
      <w:r>
        <w:rPr>
          <w:rFonts w:ascii="Times New Roman" w:eastAsia="宋体"/>
          <w:sz w:val="24"/>
        </w:rPr>
        <w:t>for</w:t>
      </w:r>
      <w:r>
        <w:rPr>
          <w:rFonts w:ascii="Times New Roman" w:eastAsia="宋体"/>
          <w:sz w:val="24"/>
        </w:rPr>
        <w:t>循环、</w:t>
      </w:r>
      <w:r>
        <w:rPr>
          <w:rFonts w:ascii="Times New Roman" w:eastAsia="宋体"/>
          <w:sz w:val="24"/>
        </w:rPr>
        <w:t>while</w:t>
      </w:r>
      <w:r>
        <w:rPr>
          <w:rFonts w:ascii="Times New Roman" w:eastAsia="宋体"/>
          <w:sz w:val="24"/>
        </w:rPr>
        <w:t>循环和</w:t>
      </w:r>
      <w:r>
        <w:rPr>
          <w:rFonts w:ascii="Times New Roman" w:eastAsia="宋体"/>
          <w:sz w:val="24"/>
        </w:rPr>
        <w:t>do-while</w:t>
      </w:r>
      <w:r>
        <w:rPr>
          <w:rFonts w:ascii="Times New Roman" w:eastAsia="宋体"/>
          <w:sz w:val="24"/>
        </w:rPr>
        <w:t>循环。跳转语句包括</w:t>
      </w:r>
      <w:r>
        <w:rPr>
          <w:rFonts w:ascii="Times New Roman" w:eastAsia="宋体"/>
          <w:sz w:val="24"/>
        </w:rPr>
        <w:t>break</w:t>
      </w:r>
      <w:r>
        <w:rPr>
          <w:rFonts w:ascii="Times New Roman" w:eastAsia="宋体"/>
          <w:sz w:val="24"/>
        </w:rPr>
        <w:t>语句、</w:t>
      </w:r>
      <w:r>
        <w:rPr>
          <w:rFonts w:ascii="Times New Roman" w:eastAsia="宋体"/>
          <w:sz w:val="24"/>
        </w:rPr>
        <w:t>continue</w:t>
      </w:r>
      <w:r>
        <w:rPr>
          <w:rFonts w:ascii="Times New Roman" w:eastAsia="宋体"/>
          <w:sz w:val="24"/>
        </w:rPr>
        <w:t>语句和</w:t>
      </w:r>
      <w:r>
        <w:rPr>
          <w:rFonts w:ascii="Times New Roman" w:eastAsia="宋体"/>
          <w:sz w:val="24"/>
        </w:rPr>
        <w:t>return</w:t>
      </w:r>
      <w:r>
        <w:rPr>
          <w:rFonts w:ascii="Times New Roman" w:eastAsia="宋体"/>
          <w:sz w:val="24"/>
        </w:rPr>
        <w:t>语句。与</w:t>
      </w:r>
      <w:r>
        <w:rPr>
          <w:rFonts w:ascii="Times New Roman" w:eastAsia="宋体"/>
          <w:sz w:val="24"/>
        </w:rPr>
        <w:t>Python</w:t>
      </w:r>
      <w:r>
        <w:rPr>
          <w:rFonts w:ascii="Times New Roman" w:eastAsia="宋体"/>
          <w:sz w:val="24"/>
        </w:rPr>
        <w:t>相比，</w:t>
      </w:r>
      <w:r>
        <w:rPr>
          <w:rFonts w:ascii="Times New Roman" w:eastAsia="宋体"/>
          <w:sz w:val="24"/>
        </w:rPr>
        <w:t>A66</w:t>
      </w:r>
      <w:r>
        <w:rPr>
          <w:rFonts w:ascii="Times New Roman" w:eastAsia="宋体"/>
          <w:sz w:val="24"/>
        </w:rPr>
        <w:t>语言的控制流语句更加静态，需要显式地定义循环次数或条件。</w:t>
      </w:r>
    </w:p>
    <w:p w14:paraId="4C8E4E12" w14:textId="77777777" w:rsidR="00963861" w:rsidRDefault="00963861" w:rsidP="00963861">
      <w:pPr>
        <w:spacing w:line="288" w:lineRule="auto"/>
        <w:ind w:firstLine="482"/>
        <w:outlineLvl w:val="2"/>
        <w:rPr>
          <w:rFonts w:ascii="Times New Roman" w:eastAsia="宋体"/>
          <w:b/>
          <w:bCs/>
          <w:sz w:val="24"/>
        </w:rPr>
      </w:pPr>
      <w:bookmarkStart w:id="103" w:name="_Toc3177"/>
      <w:r>
        <w:rPr>
          <w:rFonts w:ascii="Times New Roman" w:eastAsia="宋体" w:hint="eastAsia"/>
          <w:b/>
          <w:bCs/>
          <w:sz w:val="24"/>
        </w:rPr>
        <w:t>5.1.3</w:t>
      </w:r>
      <w:r>
        <w:rPr>
          <w:rFonts w:ascii="Times New Roman" w:eastAsia="宋体" w:hint="eastAsia"/>
          <w:b/>
          <w:bCs/>
          <w:sz w:val="24"/>
        </w:rPr>
        <w:t>函数定义</w:t>
      </w:r>
      <w:bookmarkEnd w:id="103"/>
    </w:p>
    <w:p w14:paraId="0A55E0BC" w14:textId="77777777" w:rsidR="00963861" w:rsidRDefault="00963861" w:rsidP="00963861">
      <w:pPr>
        <w:spacing w:line="288" w:lineRule="auto"/>
        <w:ind w:firstLine="482"/>
        <w:rPr>
          <w:rFonts w:ascii="Times New Roman" w:eastAsia="宋体"/>
          <w:sz w:val="24"/>
        </w:rPr>
      </w:pPr>
      <w:r>
        <w:rPr>
          <w:rFonts w:ascii="Times New Roman" w:eastAsia="宋体"/>
          <w:sz w:val="24"/>
        </w:rPr>
        <w:t>A66</w:t>
      </w:r>
      <w:r>
        <w:rPr>
          <w:rFonts w:ascii="Times New Roman" w:eastAsia="宋体"/>
          <w:sz w:val="24"/>
        </w:rPr>
        <w:t>语言中函数定义采用类似</w:t>
      </w:r>
      <w:r>
        <w:rPr>
          <w:rFonts w:ascii="Times New Roman" w:eastAsia="宋体" w:hint="eastAsia"/>
          <w:sz w:val="24"/>
        </w:rPr>
        <w:t>Python</w:t>
      </w:r>
      <w:r>
        <w:rPr>
          <w:rFonts w:ascii="Times New Roman" w:eastAsia="宋体"/>
          <w:sz w:val="24"/>
        </w:rPr>
        <w:t>的语法形式，包括函数名、参数列表和返回值等。函数可以有多个参数，也可以没有参数。返回值类型可以是任意类型，包括整型、浮点型、布尔型、字符型、字符串型、数组和结构体等。函数定义示例如下：</w:t>
      </w:r>
    </w:p>
    <w:p w14:paraId="1B9B37C2" w14:textId="77777777" w:rsidR="00963861" w:rsidRDefault="00963861" w:rsidP="0067584B">
      <w:pPr>
        <w:spacing w:line="288" w:lineRule="auto"/>
        <w:ind w:firstLine="482"/>
        <w:jc w:val="center"/>
        <w:rPr>
          <w:rFonts w:ascii="Times New Roman" w:eastAsia="宋体"/>
          <w:sz w:val="24"/>
        </w:rPr>
      </w:pPr>
      <w:r>
        <w:rPr>
          <w:noProof/>
        </w:rPr>
        <w:drawing>
          <wp:inline distT="0" distB="0" distL="0" distR="0" wp14:anchorId="1CDE9DDC" wp14:editId="235AB3BA">
            <wp:extent cx="3761905" cy="1800000"/>
            <wp:effectExtent l="0" t="0" r="0" b="0"/>
            <wp:docPr id="384559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59767" name=""/>
                    <pic:cNvPicPr/>
                  </pic:nvPicPr>
                  <pic:blipFill>
                    <a:blip r:embed="rId19"/>
                    <a:stretch>
                      <a:fillRect/>
                    </a:stretch>
                  </pic:blipFill>
                  <pic:spPr>
                    <a:xfrm>
                      <a:off x="0" y="0"/>
                      <a:ext cx="3761905" cy="1800000"/>
                    </a:xfrm>
                    <a:prstGeom prst="rect">
                      <a:avLst/>
                    </a:prstGeom>
                  </pic:spPr>
                </pic:pic>
              </a:graphicData>
            </a:graphic>
          </wp:inline>
        </w:drawing>
      </w:r>
    </w:p>
    <w:p w14:paraId="55271555" w14:textId="29AC3313" w:rsidR="0067584B" w:rsidRDefault="0067584B" w:rsidP="0067584B">
      <w:pPr>
        <w:pStyle w:val="ac"/>
        <w:rPr>
          <w:rFonts w:hint="eastAsia"/>
        </w:rPr>
      </w:pPr>
      <w:r>
        <w:rPr>
          <w:rFonts w:hint="eastAsia"/>
        </w:rPr>
        <w:t>图</w:t>
      </w:r>
      <w:r>
        <w:t xml:space="preserve">5-1 </w:t>
      </w:r>
      <w:r>
        <w:rPr>
          <w:rFonts w:hint="eastAsia"/>
        </w:rPr>
        <w:t>函数定义示例</w:t>
      </w:r>
    </w:p>
    <w:p w14:paraId="0D07F18C" w14:textId="77777777" w:rsidR="00963861" w:rsidRDefault="00963861" w:rsidP="009638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482"/>
        <w:rPr>
          <w:rFonts w:ascii="Times New Roman" w:eastAsia="宋体" w:hAnsi="Consolas" w:cs="宋体"/>
          <w:kern w:val="0"/>
          <w:sz w:val="24"/>
          <w:szCs w:val="20"/>
        </w:rPr>
      </w:pPr>
    </w:p>
    <w:p w14:paraId="04CA4CF2" w14:textId="77777777" w:rsidR="00963861" w:rsidRDefault="00963861" w:rsidP="00963861">
      <w:pPr>
        <w:spacing w:line="288" w:lineRule="auto"/>
        <w:ind w:firstLine="482"/>
        <w:outlineLvl w:val="2"/>
        <w:rPr>
          <w:rFonts w:ascii="Times New Roman" w:eastAsia="宋体"/>
          <w:b/>
          <w:bCs/>
          <w:sz w:val="24"/>
        </w:rPr>
      </w:pPr>
      <w:bookmarkStart w:id="104" w:name="_Toc7965"/>
      <w:r>
        <w:rPr>
          <w:rFonts w:ascii="Times New Roman" w:eastAsia="宋体" w:hint="eastAsia"/>
          <w:b/>
          <w:bCs/>
          <w:sz w:val="24"/>
        </w:rPr>
        <w:t xml:space="preserve">5.1.4 </w:t>
      </w:r>
      <w:r>
        <w:rPr>
          <w:rFonts w:ascii="Times New Roman" w:eastAsia="宋体" w:hint="eastAsia"/>
          <w:b/>
          <w:bCs/>
          <w:sz w:val="24"/>
        </w:rPr>
        <w:t>动态变量类型</w:t>
      </w:r>
      <w:bookmarkEnd w:id="104"/>
    </w:p>
    <w:p w14:paraId="5FF6A585" w14:textId="77777777" w:rsidR="00963861" w:rsidRDefault="00963861" w:rsidP="00963861">
      <w:pPr>
        <w:spacing w:line="288" w:lineRule="auto"/>
        <w:ind w:firstLine="482"/>
        <w:rPr>
          <w:rFonts w:ascii="Times New Roman" w:eastAsia="宋体"/>
          <w:sz w:val="24"/>
        </w:rPr>
      </w:pPr>
      <w:r>
        <w:rPr>
          <w:rFonts w:ascii="Times New Roman" w:eastAsia="宋体"/>
          <w:sz w:val="24"/>
        </w:rPr>
        <w:t>A66</w:t>
      </w:r>
      <w:r>
        <w:rPr>
          <w:rFonts w:ascii="Times New Roman" w:eastAsia="宋体"/>
          <w:sz w:val="24"/>
        </w:rPr>
        <w:t>语言允许动态定义变量的类型，这意味着开发人员可以更灵活地操作数据，不再受限于静态类型语言的束缚。与</w:t>
      </w:r>
      <w:r>
        <w:rPr>
          <w:rFonts w:ascii="Times New Roman" w:eastAsia="宋体"/>
          <w:sz w:val="24"/>
        </w:rPr>
        <w:t>C</w:t>
      </w:r>
      <w:r>
        <w:rPr>
          <w:rFonts w:ascii="Times New Roman" w:eastAsia="宋体" w:hint="eastAsia"/>
          <w:sz w:val="24"/>
        </w:rPr>
        <w:t>++</w:t>
      </w:r>
      <w:r>
        <w:rPr>
          <w:rFonts w:ascii="Times New Roman" w:eastAsia="宋体"/>
          <w:sz w:val="24"/>
        </w:rPr>
        <w:t>相比，</w:t>
      </w:r>
      <w:r>
        <w:rPr>
          <w:rFonts w:ascii="Times New Roman" w:eastAsia="宋体"/>
          <w:sz w:val="24"/>
        </w:rPr>
        <w:t>A66</w:t>
      </w:r>
      <w:r>
        <w:rPr>
          <w:rFonts w:ascii="Times New Roman" w:eastAsia="宋体"/>
          <w:sz w:val="24"/>
        </w:rPr>
        <w:t>语言的动态变量类型更加</w:t>
      </w:r>
      <w:r>
        <w:rPr>
          <w:rFonts w:ascii="Times New Roman" w:eastAsia="宋体" w:hint="eastAsia"/>
          <w:sz w:val="24"/>
        </w:rPr>
        <w:t>灵活</w:t>
      </w:r>
      <w:r>
        <w:rPr>
          <w:rFonts w:ascii="Times New Roman" w:eastAsia="宋体"/>
          <w:sz w:val="24"/>
        </w:rPr>
        <w:t>，在定义变量时</w:t>
      </w:r>
      <w:r>
        <w:rPr>
          <w:rFonts w:ascii="Times New Roman" w:eastAsia="宋体" w:hint="eastAsia"/>
          <w:sz w:val="24"/>
        </w:rPr>
        <w:t>不</w:t>
      </w:r>
      <w:r>
        <w:rPr>
          <w:rFonts w:ascii="Times New Roman" w:eastAsia="宋体"/>
          <w:sz w:val="24"/>
        </w:rPr>
        <w:t>需要指定数据类型。</w:t>
      </w:r>
    </w:p>
    <w:p w14:paraId="1438D5B5" w14:textId="77777777" w:rsidR="00963861" w:rsidRDefault="00963861" w:rsidP="00963861">
      <w:pPr>
        <w:spacing w:line="288" w:lineRule="auto"/>
        <w:ind w:firstLine="482"/>
        <w:outlineLvl w:val="2"/>
        <w:rPr>
          <w:rFonts w:ascii="Times New Roman" w:eastAsia="宋体"/>
          <w:b/>
          <w:bCs/>
          <w:sz w:val="24"/>
        </w:rPr>
      </w:pPr>
      <w:bookmarkStart w:id="105" w:name="_Toc5554"/>
      <w:r>
        <w:rPr>
          <w:rFonts w:ascii="Times New Roman" w:eastAsia="宋体" w:hint="eastAsia"/>
          <w:b/>
          <w:bCs/>
          <w:sz w:val="24"/>
        </w:rPr>
        <w:t>5.1.5</w:t>
      </w:r>
      <w:r>
        <w:rPr>
          <w:rFonts w:ascii="Times New Roman" w:eastAsia="宋体" w:hint="eastAsia"/>
          <w:b/>
          <w:bCs/>
          <w:sz w:val="24"/>
        </w:rPr>
        <w:t>格式宽松</w:t>
      </w:r>
      <w:bookmarkEnd w:id="105"/>
    </w:p>
    <w:p w14:paraId="636B33EE" w14:textId="77777777" w:rsidR="00963861" w:rsidRDefault="00963861" w:rsidP="00963861">
      <w:pPr>
        <w:spacing w:line="288" w:lineRule="auto"/>
        <w:ind w:firstLine="482"/>
        <w:rPr>
          <w:rFonts w:ascii="Times New Roman" w:eastAsia="宋体"/>
          <w:sz w:val="24"/>
        </w:rPr>
      </w:pPr>
      <w:r>
        <w:rPr>
          <w:rFonts w:ascii="Times New Roman" w:eastAsia="宋体"/>
          <w:sz w:val="24"/>
        </w:rPr>
        <w:t>A66</w:t>
      </w:r>
      <w:r>
        <w:rPr>
          <w:rFonts w:ascii="Times New Roman" w:eastAsia="宋体"/>
          <w:sz w:val="24"/>
        </w:rPr>
        <w:t>语言放宽了对格式的要求，使得代码编写更加自由，但仍然推荐良好的代码风格。与</w:t>
      </w:r>
      <w:r>
        <w:rPr>
          <w:rFonts w:ascii="Times New Roman" w:eastAsia="宋体"/>
          <w:sz w:val="24"/>
        </w:rPr>
        <w:t>Python</w:t>
      </w:r>
      <w:r>
        <w:rPr>
          <w:rFonts w:ascii="Times New Roman" w:eastAsia="宋体"/>
          <w:sz w:val="24"/>
        </w:rPr>
        <w:t>相比，</w:t>
      </w:r>
      <w:r>
        <w:rPr>
          <w:rFonts w:ascii="Times New Roman" w:eastAsia="宋体"/>
          <w:sz w:val="24"/>
        </w:rPr>
        <w:t>A66</w:t>
      </w:r>
      <w:r>
        <w:rPr>
          <w:rFonts w:ascii="Times New Roman" w:eastAsia="宋体"/>
          <w:sz w:val="24"/>
        </w:rPr>
        <w:t>语言对格式的宽松程度稍微低一些。</w:t>
      </w:r>
    </w:p>
    <w:p w14:paraId="22B40DA0" w14:textId="77777777" w:rsidR="00963861" w:rsidRDefault="00963861" w:rsidP="00963861">
      <w:pPr>
        <w:spacing w:line="288" w:lineRule="auto"/>
        <w:ind w:firstLine="482"/>
        <w:outlineLvl w:val="2"/>
        <w:rPr>
          <w:rFonts w:ascii="Times New Roman" w:eastAsia="宋体"/>
          <w:b/>
          <w:bCs/>
          <w:sz w:val="24"/>
        </w:rPr>
      </w:pPr>
      <w:bookmarkStart w:id="106" w:name="_Toc19411"/>
      <w:r>
        <w:rPr>
          <w:rFonts w:ascii="Times New Roman" w:eastAsia="宋体" w:hint="eastAsia"/>
          <w:b/>
          <w:bCs/>
          <w:sz w:val="24"/>
        </w:rPr>
        <w:t>5.1.6</w:t>
      </w:r>
      <w:r>
        <w:rPr>
          <w:rFonts w:ascii="Times New Roman" w:eastAsia="宋体" w:hint="eastAsia"/>
          <w:b/>
          <w:bCs/>
          <w:sz w:val="24"/>
        </w:rPr>
        <w:t>自动依赖管理</w:t>
      </w:r>
      <w:bookmarkEnd w:id="106"/>
    </w:p>
    <w:p w14:paraId="707B76A2" w14:textId="77777777" w:rsidR="00963861" w:rsidRDefault="00963861" w:rsidP="00963861">
      <w:pPr>
        <w:spacing w:line="288" w:lineRule="auto"/>
        <w:ind w:firstLine="482"/>
        <w:rPr>
          <w:rFonts w:ascii="Times New Roman" w:eastAsia="宋体"/>
          <w:sz w:val="24"/>
        </w:rPr>
      </w:pPr>
      <w:r>
        <w:rPr>
          <w:rFonts w:ascii="Times New Roman" w:eastAsia="宋体"/>
          <w:sz w:val="24"/>
        </w:rPr>
        <w:t>A66</w:t>
      </w:r>
      <w:r>
        <w:rPr>
          <w:rFonts w:ascii="Times New Roman" w:eastAsia="宋体"/>
          <w:sz w:val="24"/>
        </w:rPr>
        <w:t>语言具有自动依赖管理的特性，无需显式声明头文件。它会自动管理依赖关系，使开发过程更加轻松。与</w:t>
      </w:r>
      <w:r>
        <w:rPr>
          <w:rFonts w:ascii="Times New Roman" w:eastAsia="宋体"/>
          <w:sz w:val="24"/>
        </w:rPr>
        <w:t>Python</w:t>
      </w:r>
      <w:r>
        <w:rPr>
          <w:rFonts w:ascii="Times New Roman" w:eastAsia="宋体"/>
          <w:sz w:val="24"/>
        </w:rPr>
        <w:t>相比，</w:t>
      </w:r>
      <w:r>
        <w:rPr>
          <w:rFonts w:ascii="Times New Roman" w:eastAsia="宋体"/>
          <w:sz w:val="24"/>
        </w:rPr>
        <w:t>A66</w:t>
      </w:r>
      <w:r>
        <w:rPr>
          <w:rFonts w:ascii="Times New Roman" w:eastAsia="宋体"/>
          <w:sz w:val="24"/>
        </w:rPr>
        <w:t>语言的自动依赖管理更加静态，在编译时需要明确指定依赖关系。</w:t>
      </w:r>
    </w:p>
    <w:p w14:paraId="4B8317F1" w14:textId="77777777" w:rsidR="00963861" w:rsidRDefault="00963861" w:rsidP="00963861">
      <w:pPr>
        <w:spacing w:line="288" w:lineRule="auto"/>
        <w:ind w:firstLine="482"/>
        <w:outlineLvl w:val="2"/>
        <w:rPr>
          <w:rFonts w:ascii="Times New Roman" w:eastAsia="宋体"/>
          <w:b/>
          <w:bCs/>
          <w:sz w:val="24"/>
        </w:rPr>
      </w:pPr>
      <w:bookmarkStart w:id="107" w:name="_Toc10759"/>
      <w:r>
        <w:rPr>
          <w:rFonts w:ascii="Times New Roman" w:eastAsia="宋体" w:hint="eastAsia"/>
          <w:b/>
          <w:bCs/>
          <w:sz w:val="24"/>
        </w:rPr>
        <w:t xml:space="preserve">5.1.7 </w:t>
      </w:r>
      <w:r>
        <w:rPr>
          <w:rFonts w:ascii="Times New Roman" w:eastAsia="宋体" w:hint="eastAsia"/>
          <w:b/>
          <w:bCs/>
          <w:sz w:val="24"/>
        </w:rPr>
        <w:t>大括号约定作用范围</w:t>
      </w:r>
      <w:bookmarkEnd w:id="107"/>
    </w:p>
    <w:p w14:paraId="7F3A5263"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与</w:t>
      </w:r>
      <w:r>
        <w:rPr>
          <w:rFonts w:ascii="Times New Roman" w:eastAsia="宋体"/>
          <w:sz w:val="24"/>
        </w:rPr>
        <w:t xml:space="preserve"> C++ </w:t>
      </w:r>
      <w:r>
        <w:rPr>
          <w:rFonts w:ascii="Times New Roman" w:eastAsia="宋体"/>
          <w:sz w:val="24"/>
        </w:rPr>
        <w:t>相似，</w:t>
      </w:r>
      <w:r>
        <w:rPr>
          <w:rFonts w:ascii="Times New Roman" w:eastAsia="宋体"/>
          <w:sz w:val="24"/>
        </w:rPr>
        <w:t xml:space="preserve">A66 </w:t>
      </w:r>
      <w:r>
        <w:rPr>
          <w:rFonts w:ascii="Times New Roman" w:eastAsia="宋体"/>
          <w:sz w:val="24"/>
        </w:rPr>
        <w:t>使用大括号来约定代码块的作用范围，提高代码的可读性和结构化。与</w:t>
      </w:r>
      <w:r>
        <w:rPr>
          <w:rFonts w:ascii="Times New Roman" w:eastAsia="宋体"/>
          <w:sz w:val="24"/>
        </w:rPr>
        <w:t>Python</w:t>
      </w:r>
      <w:r>
        <w:rPr>
          <w:rFonts w:ascii="Times New Roman" w:eastAsia="宋体"/>
          <w:sz w:val="24"/>
        </w:rPr>
        <w:t>相比，</w:t>
      </w:r>
      <w:r>
        <w:rPr>
          <w:rFonts w:ascii="Times New Roman" w:eastAsia="宋体"/>
          <w:sz w:val="24"/>
        </w:rPr>
        <w:t>A66</w:t>
      </w:r>
      <w:r>
        <w:rPr>
          <w:rFonts w:ascii="Times New Roman" w:eastAsia="宋体"/>
          <w:sz w:val="24"/>
        </w:rPr>
        <w:t>语言的大括号约定作用范围更加静态。</w:t>
      </w:r>
    </w:p>
    <w:p w14:paraId="7B7797FF" w14:textId="77777777" w:rsidR="00963861" w:rsidRDefault="00963861" w:rsidP="00963861">
      <w:pPr>
        <w:spacing w:line="288" w:lineRule="auto"/>
        <w:ind w:firstLine="482"/>
        <w:outlineLvl w:val="2"/>
        <w:rPr>
          <w:rFonts w:ascii="Times New Roman" w:eastAsia="宋体"/>
          <w:b/>
          <w:bCs/>
          <w:sz w:val="24"/>
        </w:rPr>
      </w:pPr>
      <w:bookmarkStart w:id="108" w:name="_Toc25365"/>
      <w:r>
        <w:rPr>
          <w:rFonts w:ascii="Times New Roman" w:eastAsia="宋体" w:hint="eastAsia"/>
          <w:b/>
          <w:bCs/>
          <w:sz w:val="24"/>
        </w:rPr>
        <w:t xml:space="preserve">5.1.8 O2 </w:t>
      </w:r>
      <w:r>
        <w:rPr>
          <w:rFonts w:ascii="Times New Roman" w:eastAsia="宋体" w:hint="eastAsia"/>
          <w:b/>
          <w:bCs/>
          <w:sz w:val="24"/>
        </w:rPr>
        <w:t>编译优化</w:t>
      </w:r>
      <w:bookmarkEnd w:id="108"/>
    </w:p>
    <w:p w14:paraId="360F118A" w14:textId="77777777" w:rsidR="00963861" w:rsidRDefault="00963861" w:rsidP="00963861">
      <w:pPr>
        <w:spacing w:line="288" w:lineRule="auto"/>
        <w:ind w:firstLine="482"/>
        <w:rPr>
          <w:rFonts w:ascii="Times New Roman" w:eastAsia="宋体"/>
          <w:sz w:val="24"/>
        </w:rPr>
      </w:pPr>
      <w:r>
        <w:rPr>
          <w:rFonts w:ascii="Times New Roman" w:eastAsia="宋体"/>
          <w:sz w:val="24"/>
        </w:rPr>
        <w:t xml:space="preserve">A66 </w:t>
      </w:r>
      <w:r>
        <w:rPr>
          <w:rFonts w:ascii="Times New Roman" w:eastAsia="宋体"/>
          <w:sz w:val="24"/>
        </w:rPr>
        <w:t>的编译器开启了</w:t>
      </w:r>
      <w:r>
        <w:rPr>
          <w:rFonts w:ascii="Times New Roman" w:eastAsia="宋体"/>
          <w:sz w:val="24"/>
        </w:rPr>
        <w:t xml:space="preserve"> O2 </w:t>
      </w:r>
      <w:r>
        <w:rPr>
          <w:rFonts w:ascii="Times New Roman" w:eastAsia="宋体"/>
          <w:sz w:val="24"/>
        </w:rPr>
        <w:t>级别的编译优化，以提高代码执行效率。这使得程序在运行时更加快速和高效。</w:t>
      </w:r>
    </w:p>
    <w:p w14:paraId="7B20B75E" w14:textId="77777777" w:rsidR="00963861" w:rsidRDefault="00963861" w:rsidP="00963861">
      <w:pPr>
        <w:pStyle w:val="2"/>
        <w:jc w:val="left"/>
        <w:rPr>
          <w:rFonts w:ascii="Times New Roman" w:eastAsia="黑体"/>
          <w:sz w:val="30"/>
        </w:rPr>
      </w:pPr>
      <w:bookmarkStart w:id="109" w:name="_Toc31895"/>
      <w:r>
        <w:rPr>
          <w:rFonts w:ascii="Times New Roman" w:eastAsia="黑体" w:hint="eastAsia"/>
          <w:sz w:val="30"/>
        </w:rPr>
        <w:t>5.2. A66</w:t>
      </w:r>
      <w:r>
        <w:rPr>
          <w:rFonts w:ascii="Times New Roman" w:eastAsia="黑体" w:hint="eastAsia"/>
          <w:sz w:val="30"/>
        </w:rPr>
        <w:t>编译器的前端实现</w:t>
      </w:r>
      <w:bookmarkEnd w:id="109"/>
    </w:p>
    <w:p w14:paraId="312781FE" w14:textId="77777777" w:rsidR="00963861" w:rsidRDefault="00963861" w:rsidP="00963861">
      <w:pPr>
        <w:spacing w:line="288" w:lineRule="auto"/>
        <w:ind w:firstLine="482"/>
        <w:rPr>
          <w:rFonts w:ascii="Times New Roman" w:eastAsia="宋体"/>
          <w:sz w:val="24"/>
        </w:rPr>
      </w:pPr>
      <w:r>
        <w:rPr>
          <w:rFonts w:ascii="Times New Roman" w:eastAsia="宋体"/>
          <w:sz w:val="24"/>
        </w:rPr>
        <w:t>A66</w:t>
      </w:r>
      <w:r>
        <w:rPr>
          <w:rFonts w:ascii="Times New Roman" w:eastAsia="宋体"/>
          <w:sz w:val="24"/>
        </w:rPr>
        <w:t>语言的词法分析器是编译器的第一个阶段，其主要任务是将源代码分解成一个个词法单元。在设计和实现</w:t>
      </w:r>
      <w:r>
        <w:rPr>
          <w:rFonts w:ascii="Times New Roman" w:eastAsia="宋体"/>
          <w:sz w:val="24"/>
        </w:rPr>
        <w:t>A66</w:t>
      </w:r>
      <w:r>
        <w:rPr>
          <w:rFonts w:ascii="Times New Roman" w:eastAsia="宋体"/>
          <w:sz w:val="24"/>
        </w:rPr>
        <w:t>语言的词法分析器时，可以采用一些常见的工具和技术，如正则表达式、有限自动机等。</w:t>
      </w:r>
    </w:p>
    <w:p w14:paraId="53B2B607" w14:textId="77777777" w:rsidR="00963861" w:rsidRDefault="00963861" w:rsidP="00963861">
      <w:pPr>
        <w:spacing w:line="288" w:lineRule="auto"/>
        <w:ind w:firstLine="482"/>
        <w:outlineLvl w:val="2"/>
        <w:rPr>
          <w:rFonts w:ascii="Times New Roman" w:eastAsia="宋体"/>
          <w:b/>
          <w:bCs/>
          <w:sz w:val="24"/>
        </w:rPr>
      </w:pPr>
      <w:bookmarkStart w:id="110" w:name="_Toc25343"/>
      <w:r>
        <w:rPr>
          <w:rFonts w:ascii="Times New Roman" w:eastAsia="宋体" w:hint="eastAsia"/>
          <w:b/>
          <w:bCs/>
          <w:sz w:val="24"/>
        </w:rPr>
        <w:t xml:space="preserve">5.2.1 </w:t>
      </w:r>
      <w:r>
        <w:rPr>
          <w:rFonts w:ascii="Times New Roman" w:eastAsia="宋体" w:hint="eastAsia"/>
          <w:b/>
          <w:bCs/>
          <w:sz w:val="24"/>
        </w:rPr>
        <w:t>设计词法规则</w:t>
      </w:r>
      <w:bookmarkEnd w:id="110"/>
    </w:p>
    <w:p w14:paraId="09FE12B2"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在设计</w:t>
      </w:r>
      <w:r>
        <w:rPr>
          <w:rFonts w:ascii="Times New Roman" w:eastAsia="宋体"/>
          <w:sz w:val="24"/>
        </w:rPr>
        <w:t>A66</w:t>
      </w:r>
      <w:r>
        <w:rPr>
          <w:rFonts w:ascii="Times New Roman" w:eastAsia="宋体"/>
          <w:sz w:val="24"/>
        </w:rPr>
        <w:t>语言的词法分析器时，首先需要根据</w:t>
      </w:r>
      <w:r>
        <w:rPr>
          <w:rFonts w:ascii="Times New Roman" w:eastAsia="宋体"/>
          <w:sz w:val="24"/>
        </w:rPr>
        <w:t>A66</w:t>
      </w:r>
      <w:r>
        <w:rPr>
          <w:rFonts w:ascii="Times New Roman" w:eastAsia="宋体"/>
          <w:sz w:val="24"/>
        </w:rPr>
        <w:t>语言的语法规范，定义各种词法单元的正则表达式或有限自动机。</w:t>
      </w:r>
    </w:p>
    <w:p w14:paraId="731FFC92"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下面是</w:t>
      </w:r>
      <w:r>
        <w:rPr>
          <w:rFonts w:ascii="Times New Roman" w:eastAsia="宋体"/>
          <w:sz w:val="24"/>
        </w:rPr>
        <w:t>A66</w:t>
      </w:r>
      <w:r>
        <w:rPr>
          <w:rFonts w:ascii="Times New Roman" w:eastAsia="宋体"/>
          <w:sz w:val="24"/>
        </w:rPr>
        <w:t>语言中常用的词法单元及其对应的正则表达式：</w:t>
      </w:r>
    </w:p>
    <w:p w14:paraId="2D2958F0"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1</w:t>
      </w:r>
      <w:r>
        <w:rPr>
          <w:rFonts w:ascii="Times New Roman" w:eastAsia="宋体" w:hint="eastAsia"/>
          <w:sz w:val="24"/>
        </w:rPr>
        <w:t>、标识符：由字母、数字和下划线组成，且第一个字符必须是字母或下划线。例如，</w:t>
      </w:r>
      <w:r>
        <w:rPr>
          <w:rFonts w:ascii="Times New Roman" w:eastAsia="宋体"/>
          <w:sz w:val="24"/>
        </w:rPr>
        <w:t>foo</w:t>
      </w:r>
      <w:r>
        <w:rPr>
          <w:rFonts w:ascii="Times New Roman" w:eastAsia="宋体"/>
          <w:sz w:val="24"/>
        </w:rPr>
        <w:t>、</w:t>
      </w:r>
      <w:r>
        <w:rPr>
          <w:rFonts w:ascii="Times New Roman" w:eastAsia="宋体"/>
          <w:sz w:val="24"/>
        </w:rPr>
        <w:t>_bar</w:t>
      </w:r>
      <w:r>
        <w:rPr>
          <w:rFonts w:ascii="Times New Roman" w:eastAsia="宋体"/>
          <w:sz w:val="24"/>
        </w:rPr>
        <w:t>、</w:t>
      </w:r>
      <w:r>
        <w:rPr>
          <w:rFonts w:ascii="Times New Roman" w:eastAsia="宋体"/>
          <w:sz w:val="24"/>
        </w:rPr>
        <w:t>baz123</w:t>
      </w:r>
      <w:r>
        <w:rPr>
          <w:rFonts w:ascii="Times New Roman" w:eastAsia="宋体"/>
          <w:sz w:val="24"/>
        </w:rPr>
        <w:t>都是合法的标识符。</w:t>
      </w:r>
    </w:p>
    <w:p w14:paraId="2645B83F"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正则表达式：</w:t>
      </w:r>
      <w:r>
        <w:rPr>
          <w:rFonts w:ascii="Times New Roman" w:eastAsia="宋体"/>
          <w:sz w:val="24"/>
        </w:rPr>
        <w:t>[a-zA-Z_][a-zA-Z0-9_]*</w:t>
      </w:r>
    </w:p>
    <w:p w14:paraId="5BBA002F"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2</w:t>
      </w:r>
      <w:r>
        <w:rPr>
          <w:rFonts w:ascii="Times New Roman" w:eastAsia="宋体" w:hint="eastAsia"/>
          <w:sz w:val="24"/>
        </w:rPr>
        <w:t>、关键字：</w:t>
      </w:r>
      <w:r>
        <w:rPr>
          <w:rFonts w:ascii="Times New Roman" w:eastAsia="宋体"/>
          <w:sz w:val="24"/>
        </w:rPr>
        <w:t>A66</w:t>
      </w:r>
      <w:r>
        <w:rPr>
          <w:rFonts w:ascii="Times New Roman" w:eastAsia="宋体"/>
          <w:sz w:val="24"/>
        </w:rPr>
        <w:t>语言中有一些保留字，不能用作标识符。例如，</w:t>
      </w:r>
      <w:r>
        <w:rPr>
          <w:rFonts w:ascii="Times New Roman" w:eastAsia="宋体"/>
          <w:sz w:val="24"/>
        </w:rPr>
        <w:t>if</w:t>
      </w:r>
      <w:r>
        <w:rPr>
          <w:rFonts w:ascii="Times New Roman" w:eastAsia="宋体"/>
          <w:sz w:val="24"/>
        </w:rPr>
        <w:t>、</w:t>
      </w:r>
      <w:r>
        <w:rPr>
          <w:rFonts w:ascii="Times New Roman" w:eastAsia="宋体"/>
          <w:sz w:val="24"/>
        </w:rPr>
        <w:t>while</w:t>
      </w:r>
      <w:r>
        <w:rPr>
          <w:rFonts w:ascii="Times New Roman" w:eastAsia="宋体"/>
          <w:sz w:val="24"/>
        </w:rPr>
        <w:t>、</w:t>
      </w:r>
      <w:r>
        <w:rPr>
          <w:rFonts w:ascii="Times New Roman" w:eastAsia="宋体"/>
          <w:sz w:val="24"/>
        </w:rPr>
        <w:t>return</w:t>
      </w:r>
      <w:r>
        <w:rPr>
          <w:rFonts w:ascii="Times New Roman" w:eastAsia="宋体"/>
          <w:sz w:val="24"/>
        </w:rPr>
        <w:t>等。</w:t>
      </w:r>
    </w:p>
    <w:p w14:paraId="09A5E6DD"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正则表达式：</w:t>
      </w:r>
      <w:r>
        <w:rPr>
          <w:rFonts w:ascii="Times New Roman" w:eastAsia="宋体"/>
          <w:sz w:val="24"/>
        </w:rPr>
        <w:t>(if|while|return|...)</w:t>
      </w:r>
    </w:p>
    <w:p w14:paraId="3C967351"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3</w:t>
      </w:r>
      <w:r>
        <w:rPr>
          <w:rFonts w:ascii="Times New Roman" w:eastAsia="宋体" w:hint="eastAsia"/>
          <w:sz w:val="24"/>
        </w:rPr>
        <w:t>、常量：可以是整数、实数、字符或字符串常量。例如，</w:t>
      </w:r>
      <w:r>
        <w:rPr>
          <w:rFonts w:ascii="Times New Roman" w:eastAsia="宋体"/>
          <w:sz w:val="24"/>
        </w:rPr>
        <w:t>123</w:t>
      </w:r>
      <w:r>
        <w:rPr>
          <w:rFonts w:ascii="Times New Roman" w:eastAsia="宋体"/>
          <w:sz w:val="24"/>
        </w:rPr>
        <w:t>、</w:t>
      </w:r>
      <w:r>
        <w:rPr>
          <w:rFonts w:ascii="Times New Roman" w:eastAsia="宋体"/>
          <w:sz w:val="24"/>
        </w:rPr>
        <w:t>3.14</w:t>
      </w:r>
      <w:r>
        <w:rPr>
          <w:rFonts w:ascii="Times New Roman" w:eastAsia="宋体"/>
          <w:sz w:val="24"/>
        </w:rPr>
        <w:t>、</w:t>
      </w:r>
      <w:r>
        <w:rPr>
          <w:rFonts w:ascii="Times New Roman" w:eastAsia="宋体"/>
          <w:sz w:val="24"/>
        </w:rPr>
        <w:t>'a'</w:t>
      </w:r>
      <w:r>
        <w:rPr>
          <w:rFonts w:ascii="Times New Roman" w:eastAsia="宋体"/>
          <w:sz w:val="24"/>
        </w:rPr>
        <w:t>、</w:t>
      </w:r>
      <w:r>
        <w:rPr>
          <w:rFonts w:ascii="Times New Roman" w:eastAsia="宋体"/>
          <w:sz w:val="24"/>
        </w:rPr>
        <w:t>"hello"</w:t>
      </w:r>
      <w:r>
        <w:rPr>
          <w:rFonts w:ascii="Times New Roman" w:eastAsia="宋体"/>
          <w:sz w:val="24"/>
        </w:rPr>
        <w:t>等。</w:t>
      </w:r>
    </w:p>
    <w:p w14:paraId="72D2CBC1"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整数常量的正则表达式：</w:t>
      </w:r>
      <w:r>
        <w:rPr>
          <w:rFonts w:ascii="Times New Roman" w:eastAsia="宋体"/>
          <w:sz w:val="24"/>
        </w:rPr>
        <w:t>[0-9]+</w:t>
      </w:r>
    </w:p>
    <w:p w14:paraId="1BDFA972"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lastRenderedPageBreak/>
        <w:t>4</w:t>
      </w:r>
      <w:r>
        <w:rPr>
          <w:rFonts w:ascii="Times New Roman" w:eastAsia="宋体" w:hint="eastAsia"/>
          <w:sz w:val="24"/>
        </w:rPr>
        <w:t>、实数常量的正则表达式：</w:t>
      </w:r>
      <w:r>
        <w:rPr>
          <w:rFonts w:ascii="Times New Roman" w:eastAsia="宋体"/>
          <w:sz w:val="24"/>
        </w:rPr>
        <w:t>[0-9]+\.[0-9]+</w:t>
      </w:r>
    </w:p>
    <w:p w14:paraId="6E74377A"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5</w:t>
      </w:r>
      <w:r>
        <w:rPr>
          <w:rFonts w:ascii="Times New Roman" w:eastAsia="宋体" w:hint="eastAsia"/>
          <w:sz w:val="24"/>
        </w:rPr>
        <w:t>、字符常量的正则表达式：</w:t>
      </w:r>
      <w:r>
        <w:rPr>
          <w:rFonts w:ascii="Times New Roman" w:eastAsia="宋体"/>
          <w:sz w:val="24"/>
        </w:rPr>
        <w:t>'.'</w:t>
      </w:r>
    </w:p>
    <w:p w14:paraId="7B8144F1"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6</w:t>
      </w:r>
      <w:r>
        <w:rPr>
          <w:rFonts w:ascii="Times New Roman" w:eastAsia="宋体" w:hint="eastAsia"/>
          <w:sz w:val="24"/>
        </w:rPr>
        <w:t>、字符串常量的正则表达式：</w:t>
      </w:r>
      <w:r>
        <w:rPr>
          <w:rFonts w:ascii="Times New Roman" w:eastAsia="宋体"/>
          <w:sz w:val="24"/>
        </w:rPr>
        <w:t>".*"</w:t>
      </w:r>
    </w:p>
    <w:p w14:paraId="293EDB0C"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7</w:t>
      </w:r>
      <w:r>
        <w:rPr>
          <w:rFonts w:ascii="Times New Roman" w:eastAsia="宋体" w:hint="eastAsia"/>
          <w:sz w:val="24"/>
        </w:rPr>
        <w:t>、运算符：</w:t>
      </w:r>
      <w:r>
        <w:rPr>
          <w:rFonts w:ascii="Times New Roman" w:eastAsia="宋体"/>
          <w:sz w:val="24"/>
        </w:rPr>
        <w:t>A66</w:t>
      </w:r>
      <w:r>
        <w:rPr>
          <w:rFonts w:ascii="Times New Roman" w:eastAsia="宋体"/>
          <w:sz w:val="24"/>
        </w:rPr>
        <w:t>语言中有一些运算符，如加减乘除、比较运算符、逻辑运算符等。</w:t>
      </w:r>
    </w:p>
    <w:p w14:paraId="6B661AD2"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正则表达式：</w:t>
      </w:r>
      <w:r>
        <w:rPr>
          <w:rFonts w:ascii="Times New Roman" w:eastAsia="宋体"/>
          <w:sz w:val="24"/>
        </w:rPr>
        <w:t>(=|\+|-|\*|/|==|!=|&lt;|&gt;|&lt;=|&gt;=|\|\||&amp;&amp;)</w:t>
      </w:r>
    </w:p>
    <w:p w14:paraId="471FE4B9" w14:textId="77777777" w:rsidR="00963861" w:rsidRDefault="00963861" w:rsidP="00963861">
      <w:pPr>
        <w:spacing w:line="288" w:lineRule="auto"/>
        <w:ind w:firstLine="482"/>
        <w:outlineLvl w:val="3"/>
        <w:rPr>
          <w:rFonts w:ascii="Times New Roman" w:eastAsia="宋体"/>
          <w:sz w:val="24"/>
        </w:rPr>
      </w:pPr>
      <w:r>
        <w:rPr>
          <w:rFonts w:ascii="Times New Roman" w:eastAsia="宋体" w:hint="eastAsia"/>
          <w:sz w:val="24"/>
        </w:rPr>
        <w:t>8</w:t>
      </w:r>
      <w:r>
        <w:rPr>
          <w:rFonts w:ascii="Times New Roman" w:eastAsia="宋体" w:hint="eastAsia"/>
          <w:sz w:val="24"/>
        </w:rPr>
        <w:t>、分隔符：</w:t>
      </w:r>
      <w:r>
        <w:rPr>
          <w:rFonts w:ascii="Times New Roman" w:eastAsia="宋体"/>
          <w:sz w:val="24"/>
        </w:rPr>
        <w:t>A66</w:t>
      </w:r>
      <w:r>
        <w:rPr>
          <w:rFonts w:ascii="Times New Roman" w:eastAsia="宋体"/>
          <w:sz w:val="24"/>
        </w:rPr>
        <w:t>语言中有一些分隔符，如括号、分号、逗号等。</w:t>
      </w:r>
    </w:p>
    <w:p w14:paraId="2D965F8E"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正则表达式：</w:t>
      </w:r>
      <w:r>
        <w:rPr>
          <w:rFonts w:ascii="Times New Roman" w:eastAsia="宋体"/>
          <w:sz w:val="24"/>
        </w:rPr>
        <w:t>(\(|\)|\{|\}|\[|\]|;|,|:)</w:t>
      </w:r>
    </w:p>
    <w:p w14:paraId="7CDC95F6" w14:textId="77777777" w:rsidR="00963861" w:rsidRDefault="00963861" w:rsidP="00963861">
      <w:pPr>
        <w:spacing w:line="288" w:lineRule="auto"/>
        <w:ind w:firstLine="482"/>
        <w:outlineLvl w:val="2"/>
        <w:rPr>
          <w:rFonts w:ascii="Times New Roman" w:eastAsia="宋体"/>
          <w:b/>
          <w:bCs/>
          <w:sz w:val="24"/>
        </w:rPr>
      </w:pPr>
      <w:bookmarkStart w:id="111" w:name="_Toc21551"/>
      <w:r>
        <w:rPr>
          <w:rFonts w:ascii="Times New Roman" w:eastAsia="宋体" w:hint="eastAsia"/>
          <w:b/>
          <w:bCs/>
          <w:sz w:val="24"/>
        </w:rPr>
        <w:t xml:space="preserve">5.2.2 </w:t>
      </w:r>
      <w:r>
        <w:rPr>
          <w:rFonts w:ascii="Times New Roman" w:eastAsia="宋体" w:hint="eastAsia"/>
          <w:b/>
          <w:bCs/>
          <w:sz w:val="24"/>
        </w:rPr>
        <w:t>实现词法分析器</w:t>
      </w:r>
      <w:bookmarkEnd w:id="111"/>
    </w:p>
    <w:p w14:paraId="3571F43B"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在实现</w:t>
      </w:r>
      <w:r>
        <w:rPr>
          <w:rFonts w:ascii="Times New Roman" w:eastAsia="宋体"/>
          <w:sz w:val="24"/>
        </w:rPr>
        <w:t>A66</w:t>
      </w:r>
      <w:r>
        <w:rPr>
          <w:rFonts w:ascii="Times New Roman" w:eastAsia="宋体"/>
          <w:sz w:val="24"/>
        </w:rPr>
        <w:t>语言的词法分析器时，可以使用一些常见的工具和技术，如</w:t>
      </w:r>
      <w:r>
        <w:rPr>
          <w:rFonts w:ascii="Times New Roman" w:eastAsia="宋体"/>
          <w:sz w:val="24"/>
        </w:rPr>
        <w:t>Lex/Flex</w:t>
      </w:r>
      <w:r>
        <w:rPr>
          <w:rFonts w:ascii="Times New Roman" w:eastAsia="宋体"/>
          <w:sz w:val="24"/>
        </w:rPr>
        <w:t>工具、手写代码等。下面介绍一种使用</w:t>
      </w:r>
      <w:r>
        <w:rPr>
          <w:rFonts w:ascii="Times New Roman" w:eastAsia="宋体"/>
          <w:sz w:val="24"/>
        </w:rPr>
        <w:t>Flex</w:t>
      </w:r>
      <w:r>
        <w:rPr>
          <w:rFonts w:ascii="Times New Roman" w:eastAsia="宋体"/>
          <w:sz w:val="24"/>
        </w:rPr>
        <w:t>工具实现</w:t>
      </w:r>
      <w:r>
        <w:rPr>
          <w:rFonts w:ascii="Times New Roman" w:eastAsia="宋体"/>
          <w:sz w:val="24"/>
        </w:rPr>
        <w:t>A66</w:t>
      </w:r>
      <w:r>
        <w:rPr>
          <w:rFonts w:ascii="Times New Roman" w:eastAsia="宋体"/>
          <w:sz w:val="24"/>
        </w:rPr>
        <w:t>语言词法分析器的方法。</w:t>
      </w:r>
    </w:p>
    <w:p w14:paraId="6FB34AA1"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1</w:t>
      </w:r>
      <w:r>
        <w:rPr>
          <w:rFonts w:ascii="Times New Roman" w:eastAsia="宋体" w:hint="eastAsia"/>
          <w:sz w:val="24"/>
        </w:rPr>
        <w:t>、</w:t>
      </w:r>
      <w:r>
        <w:rPr>
          <w:rFonts w:ascii="Times New Roman" w:eastAsia="宋体"/>
          <w:sz w:val="24"/>
        </w:rPr>
        <w:t>安装</w:t>
      </w:r>
      <w:r>
        <w:rPr>
          <w:rFonts w:ascii="Times New Roman" w:eastAsia="宋体"/>
          <w:sz w:val="24"/>
        </w:rPr>
        <w:t>Flex</w:t>
      </w:r>
      <w:r>
        <w:rPr>
          <w:rFonts w:ascii="Times New Roman" w:eastAsia="宋体"/>
          <w:sz w:val="24"/>
        </w:rPr>
        <w:t>工具：</w:t>
      </w:r>
      <w:r>
        <w:rPr>
          <w:rFonts w:ascii="Times New Roman" w:eastAsia="宋体"/>
          <w:sz w:val="24"/>
        </w:rPr>
        <w:t>Flex</w:t>
      </w:r>
      <w:r>
        <w:rPr>
          <w:rFonts w:ascii="Times New Roman" w:eastAsia="宋体"/>
          <w:sz w:val="24"/>
        </w:rPr>
        <w:t>是一个生成词法分析器的工具，可以在</w:t>
      </w:r>
      <w:r>
        <w:rPr>
          <w:rFonts w:ascii="Times New Roman" w:eastAsia="宋体"/>
          <w:sz w:val="24"/>
        </w:rPr>
        <w:t>Linux</w:t>
      </w:r>
      <w:r>
        <w:rPr>
          <w:rFonts w:ascii="Times New Roman" w:eastAsia="宋体"/>
          <w:sz w:val="24"/>
        </w:rPr>
        <w:t>、</w:t>
      </w:r>
      <w:r>
        <w:rPr>
          <w:rFonts w:ascii="Times New Roman" w:eastAsia="宋体"/>
          <w:sz w:val="24"/>
        </w:rPr>
        <w:t>Windows</w:t>
      </w:r>
      <w:r>
        <w:rPr>
          <w:rFonts w:ascii="Times New Roman" w:eastAsia="宋体"/>
          <w:sz w:val="24"/>
        </w:rPr>
        <w:t>等操作系统上使用。可以到官网下载并安装</w:t>
      </w:r>
      <w:r>
        <w:rPr>
          <w:rFonts w:ascii="Times New Roman" w:eastAsia="宋体"/>
          <w:sz w:val="24"/>
        </w:rPr>
        <w:t>Flex</w:t>
      </w:r>
      <w:r>
        <w:rPr>
          <w:rFonts w:ascii="Times New Roman" w:eastAsia="宋体"/>
          <w:sz w:val="24"/>
        </w:rPr>
        <w:t>工具。</w:t>
      </w:r>
    </w:p>
    <w:p w14:paraId="4C430277"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2</w:t>
      </w:r>
      <w:r>
        <w:rPr>
          <w:rFonts w:ascii="Times New Roman" w:eastAsia="宋体" w:hint="eastAsia"/>
          <w:sz w:val="24"/>
        </w:rPr>
        <w:t>、</w:t>
      </w:r>
      <w:r>
        <w:rPr>
          <w:rFonts w:ascii="Times New Roman" w:eastAsia="宋体"/>
          <w:sz w:val="24"/>
        </w:rPr>
        <w:t>编写词法规则：根据</w:t>
      </w:r>
      <w:r>
        <w:rPr>
          <w:rFonts w:ascii="Times New Roman" w:eastAsia="宋体"/>
          <w:sz w:val="24"/>
        </w:rPr>
        <w:t>A66</w:t>
      </w:r>
      <w:r>
        <w:rPr>
          <w:rFonts w:ascii="Times New Roman" w:eastAsia="宋体"/>
          <w:sz w:val="24"/>
        </w:rPr>
        <w:t>语言的语法规范，定义各种词法单元的正则表达式或有限自动机。将这些规则写入一个</w:t>
      </w:r>
      <w:r>
        <w:rPr>
          <w:rFonts w:ascii="Times New Roman" w:eastAsia="宋体"/>
          <w:sz w:val="24"/>
        </w:rPr>
        <w:t>.flex</w:t>
      </w:r>
      <w:r>
        <w:rPr>
          <w:rFonts w:ascii="Times New Roman" w:eastAsia="宋体"/>
          <w:sz w:val="24"/>
        </w:rPr>
        <w:t>文件中。</w:t>
      </w:r>
    </w:p>
    <w:p w14:paraId="41C2725C" w14:textId="4B87F3ED" w:rsidR="00963861" w:rsidRDefault="00963861" w:rsidP="00963861">
      <w:pPr>
        <w:spacing w:line="288" w:lineRule="auto"/>
        <w:ind w:firstLine="482"/>
        <w:rPr>
          <w:rFonts w:ascii="Times New Roman" w:eastAsia="宋体"/>
          <w:sz w:val="24"/>
        </w:rPr>
      </w:pPr>
      <w:r>
        <w:rPr>
          <w:rFonts w:ascii="Times New Roman" w:eastAsia="宋体" w:hint="eastAsia"/>
          <w:sz w:val="24"/>
        </w:rPr>
        <w:t>3</w:t>
      </w:r>
      <w:r>
        <w:rPr>
          <w:rFonts w:ascii="Times New Roman" w:eastAsia="宋体" w:hint="eastAsia"/>
          <w:sz w:val="24"/>
        </w:rPr>
        <w:t>、</w:t>
      </w:r>
      <w:r>
        <w:rPr>
          <w:rFonts w:ascii="Times New Roman" w:eastAsia="宋体"/>
          <w:sz w:val="24"/>
        </w:rPr>
        <w:t>生成词法分析器代码：使用</w:t>
      </w:r>
      <w:r>
        <w:rPr>
          <w:rFonts w:ascii="Times New Roman" w:eastAsia="宋体"/>
          <w:sz w:val="24"/>
        </w:rPr>
        <w:t>Flex</w:t>
      </w:r>
      <w:r>
        <w:rPr>
          <w:rFonts w:ascii="Times New Roman" w:eastAsia="宋体"/>
          <w:sz w:val="24"/>
        </w:rPr>
        <w:t>工具对</w:t>
      </w:r>
      <w:r>
        <w:rPr>
          <w:rFonts w:ascii="Times New Roman" w:eastAsia="宋体"/>
          <w:sz w:val="24"/>
        </w:rPr>
        <w:t>.flex</w:t>
      </w:r>
      <w:r>
        <w:rPr>
          <w:rFonts w:ascii="Times New Roman" w:eastAsia="宋体"/>
          <w:sz w:val="24"/>
        </w:rPr>
        <w:t>文件进行编译，生成</w:t>
      </w:r>
      <w:r>
        <w:rPr>
          <w:rFonts w:ascii="Times New Roman" w:eastAsia="宋体"/>
          <w:sz w:val="24"/>
        </w:rPr>
        <w:t>C++</w:t>
      </w:r>
      <w:r>
        <w:rPr>
          <w:rFonts w:ascii="Times New Roman" w:eastAsia="宋体"/>
          <w:sz w:val="24"/>
        </w:rPr>
        <w:t>代码。可以使用以下命令进行编译：</w:t>
      </w:r>
    </w:p>
    <w:p w14:paraId="5BAA192C" w14:textId="77777777" w:rsidR="00963861" w:rsidRDefault="00963861" w:rsidP="0067584B">
      <w:pPr>
        <w:spacing w:line="288" w:lineRule="auto"/>
        <w:ind w:firstLine="482"/>
        <w:jc w:val="center"/>
        <w:rPr>
          <w:rFonts w:ascii="Times New Roman" w:eastAsia="宋体"/>
          <w:sz w:val="24"/>
        </w:rPr>
      </w:pPr>
      <w:r>
        <w:rPr>
          <w:noProof/>
        </w:rPr>
        <w:drawing>
          <wp:inline distT="0" distB="0" distL="0" distR="0" wp14:anchorId="69AD9FE3" wp14:editId="44DBC5F2">
            <wp:extent cx="3200000" cy="495238"/>
            <wp:effectExtent l="0" t="0" r="635" b="635"/>
            <wp:docPr id="1577739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9088" name=""/>
                    <pic:cNvPicPr/>
                  </pic:nvPicPr>
                  <pic:blipFill>
                    <a:blip r:embed="rId20"/>
                    <a:stretch>
                      <a:fillRect/>
                    </a:stretch>
                  </pic:blipFill>
                  <pic:spPr>
                    <a:xfrm>
                      <a:off x="0" y="0"/>
                      <a:ext cx="3200000" cy="495238"/>
                    </a:xfrm>
                    <a:prstGeom prst="rect">
                      <a:avLst/>
                    </a:prstGeom>
                  </pic:spPr>
                </pic:pic>
              </a:graphicData>
            </a:graphic>
          </wp:inline>
        </w:drawing>
      </w:r>
    </w:p>
    <w:p w14:paraId="21B12820" w14:textId="50E09854" w:rsidR="0067584B" w:rsidRDefault="0067584B" w:rsidP="0067584B">
      <w:pPr>
        <w:pStyle w:val="ac"/>
        <w:rPr>
          <w:rFonts w:hint="eastAsia"/>
        </w:rPr>
      </w:pPr>
      <w:r>
        <w:rPr>
          <w:rFonts w:hint="eastAsia"/>
        </w:rPr>
        <w:t>图</w:t>
      </w:r>
      <w:r>
        <w:rPr>
          <w:rFonts w:hint="eastAsia"/>
        </w:rPr>
        <w:t>5</w:t>
      </w:r>
      <w:r>
        <w:t xml:space="preserve">-2-1 </w:t>
      </w:r>
      <w:r>
        <w:rPr>
          <w:rFonts w:hint="eastAsia"/>
        </w:rPr>
        <w:t>生成词法分析器</w:t>
      </w:r>
    </w:p>
    <w:p w14:paraId="1994FE29"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其中，</w:t>
      </w:r>
      <w:r>
        <w:rPr>
          <w:rFonts w:ascii="Times New Roman" w:eastAsia="宋体"/>
          <w:sz w:val="24"/>
        </w:rPr>
        <w:t>a66.l</w:t>
      </w:r>
      <w:r>
        <w:rPr>
          <w:rFonts w:ascii="Times New Roman" w:eastAsia="宋体"/>
          <w:sz w:val="24"/>
        </w:rPr>
        <w:t>是</w:t>
      </w:r>
      <w:r>
        <w:rPr>
          <w:rFonts w:ascii="Times New Roman" w:eastAsia="宋体"/>
          <w:sz w:val="24"/>
        </w:rPr>
        <w:t>.flex</w:t>
      </w:r>
      <w:r>
        <w:rPr>
          <w:rFonts w:ascii="Times New Roman" w:eastAsia="宋体"/>
          <w:sz w:val="24"/>
        </w:rPr>
        <w:t>文件的文件名，</w:t>
      </w:r>
      <w:r>
        <w:rPr>
          <w:rFonts w:ascii="Times New Roman" w:eastAsia="宋体"/>
          <w:sz w:val="24"/>
        </w:rPr>
        <w:t>lex.yy.c</w:t>
      </w:r>
      <w:r>
        <w:rPr>
          <w:rFonts w:ascii="Times New Roman" w:eastAsia="宋体"/>
          <w:sz w:val="24"/>
        </w:rPr>
        <w:t>是生成的</w:t>
      </w:r>
      <w:r>
        <w:rPr>
          <w:rFonts w:ascii="Times New Roman" w:eastAsia="宋体"/>
          <w:sz w:val="24"/>
        </w:rPr>
        <w:t>C++</w:t>
      </w:r>
      <w:r>
        <w:rPr>
          <w:rFonts w:ascii="Times New Roman" w:eastAsia="宋体"/>
          <w:sz w:val="24"/>
        </w:rPr>
        <w:t>代码文件，</w:t>
      </w:r>
      <w:r>
        <w:rPr>
          <w:rFonts w:ascii="Times New Roman" w:eastAsia="宋体"/>
          <w:sz w:val="24"/>
        </w:rPr>
        <w:t>-lfl</w:t>
      </w:r>
      <w:r>
        <w:rPr>
          <w:rFonts w:ascii="Times New Roman" w:eastAsia="宋体"/>
          <w:sz w:val="24"/>
        </w:rPr>
        <w:t>参数指定链接</w:t>
      </w:r>
      <w:r>
        <w:rPr>
          <w:rFonts w:ascii="Times New Roman" w:eastAsia="宋体"/>
          <w:sz w:val="24"/>
        </w:rPr>
        <w:t>Flex</w:t>
      </w:r>
      <w:r>
        <w:rPr>
          <w:rFonts w:ascii="Times New Roman" w:eastAsia="宋体"/>
          <w:sz w:val="24"/>
        </w:rPr>
        <w:t>库，</w:t>
      </w:r>
      <w:r>
        <w:rPr>
          <w:rFonts w:ascii="Times New Roman" w:eastAsia="宋体"/>
          <w:sz w:val="24"/>
        </w:rPr>
        <w:t>-o</w:t>
      </w:r>
      <w:r>
        <w:rPr>
          <w:rFonts w:ascii="Times New Roman" w:eastAsia="宋体"/>
          <w:sz w:val="24"/>
        </w:rPr>
        <w:t>参数指定生成的可执行文件名。</w:t>
      </w:r>
    </w:p>
    <w:p w14:paraId="03E71C5A" w14:textId="2E3C26DD" w:rsidR="00963861" w:rsidRDefault="00963861" w:rsidP="00963861">
      <w:pPr>
        <w:spacing w:line="288" w:lineRule="auto"/>
        <w:ind w:firstLine="482"/>
        <w:rPr>
          <w:rFonts w:ascii="Times New Roman" w:eastAsia="宋体"/>
          <w:sz w:val="24"/>
        </w:rPr>
      </w:pPr>
      <w:r>
        <w:rPr>
          <w:rFonts w:ascii="Times New Roman" w:eastAsia="宋体" w:hint="eastAsia"/>
          <w:sz w:val="24"/>
        </w:rPr>
        <w:t>4</w:t>
      </w:r>
      <w:r>
        <w:rPr>
          <w:rFonts w:ascii="Times New Roman" w:eastAsia="宋体" w:hint="eastAsia"/>
          <w:sz w:val="24"/>
        </w:rPr>
        <w:t>、</w:t>
      </w:r>
      <w:r>
        <w:rPr>
          <w:rFonts w:ascii="Times New Roman" w:eastAsia="宋体"/>
          <w:sz w:val="24"/>
        </w:rPr>
        <w:t>运行词法分析器：将源代码文件作为输入，运行生成的可执行文件，输出词法单元序列。可以使用以下命令进行运行：</w:t>
      </w:r>
    </w:p>
    <w:p w14:paraId="543757AD" w14:textId="77777777" w:rsidR="00963861" w:rsidRDefault="00963861" w:rsidP="0067584B">
      <w:pPr>
        <w:spacing w:line="288" w:lineRule="auto"/>
        <w:ind w:firstLine="482"/>
        <w:jc w:val="center"/>
        <w:rPr>
          <w:rFonts w:ascii="Times New Roman" w:eastAsia="宋体"/>
          <w:sz w:val="24"/>
        </w:rPr>
      </w:pPr>
      <w:r>
        <w:rPr>
          <w:noProof/>
        </w:rPr>
        <w:drawing>
          <wp:inline distT="0" distB="0" distL="0" distR="0" wp14:anchorId="3E459FC5" wp14:editId="100F0DA7">
            <wp:extent cx="2704762" cy="285714"/>
            <wp:effectExtent l="0" t="0" r="635" b="635"/>
            <wp:docPr id="2143237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37912" name=""/>
                    <pic:cNvPicPr/>
                  </pic:nvPicPr>
                  <pic:blipFill>
                    <a:blip r:embed="rId21"/>
                    <a:stretch>
                      <a:fillRect/>
                    </a:stretch>
                  </pic:blipFill>
                  <pic:spPr>
                    <a:xfrm>
                      <a:off x="0" y="0"/>
                      <a:ext cx="2704762" cy="285714"/>
                    </a:xfrm>
                    <a:prstGeom prst="rect">
                      <a:avLst/>
                    </a:prstGeom>
                  </pic:spPr>
                </pic:pic>
              </a:graphicData>
            </a:graphic>
          </wp:inline>
        </w:drawing>
      </w:r>
    </w:p>
    <w:p w14:paraId="0D5BCA41" w14:textId="22737284" w:rsidR="0067584B" w:rsidRDefault="0067584B" w:rsidP="0067584B">
      <w:pPr>
        <w:pStyle w:val="ac"/>
        <w:rPr>
          <w:rFonts w:hint="eastAsia"/>
        </w:rPr>
      </w:pPr>
      <w:r>
        <w:rPr>
          <w:rFonts w:hint="eastAsia"/>
        </w:rPr>
        <w:t>图</w:t>
      </w:r>
      <w:r>
        <w:rPr>
          <w:rFonts w:hint="eastAsia"/>
        </w:rPr>
        <w:t>5</w:t>
      </w:r>
      <w:r>
        <w:t xml:space="preserve">-2-2 </w:t>
      </w:r>
      <w:r>
        <w:rPr>
          <w:rFonts w:hint="eastAsia"/>
        </w:rPr>
        <w:t>运行词法分析器</w:t>
      </w:r>
    </w:p>
    <w:p w14:paraId="7DA59C4A"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其中，</w:t>
      </w:r>
      <w:r>
        <w:rPr>
          <w:rFonts w:ascii="Times New Roman" w:eastAsia="宋体"/>
          <w:sz w:val="24"/>
        </w:rPr>
        <w:t>input.a66</w:t>
      </w:r>
      <w:r>
        <w:rPr>
          <w:rFonts w:ascii="Times New Roman" w:eastAsia="宋体"/>
          <w:sz w:val="24"/>
        </w:rPr>
        <w:t>是源代码文件名。</w:t>
      </w:r>
    </w:p>
    <w:p w14:paraId="5569C87B" w14:textId="77777777" w:rsidR="00963861" w:rsidRDefault="00963861" w:rsidP="00963861">
      <w:pPr>
        <w:spacing w:line="288" w:lineRule="auto"/>
        <w:ind w:firstLine="482"/>
        <w:outlineLvl w:val="2"/>
        <w:rPr>
          <w:rFonts w:ascii="Times New Roman" w:eastAsia="宋体"/>
          <w:b/>
          <w:bCs/>
          <w:sz w:val="24"/>
        </w:rPr>
      </w:pPr>
      <w:bookmarkStart w:id="112" w:name="_Toc7129"/>
      <w:r>
        <w:rPr>
          <w:rFonts w:ascii="Times New Roman" w:eastAsia="宋体" w:hint="eastAsia"/>
          <w:b/>
          <w:bCs/>
          <w:sz w:val="24"/>
        </w:rPr>
        <w:t xml:space="preserve">5.2.3 </w:t>
      </w:r>
      <w:r>
        <w:rPr>
          <w:rFonts w:ascii="Times New Roman" w:eastAsia="宋体" w:hint="eastAsia"/>
          <w:b/>
          <w:bCs/>
          <w:sz w:val="24"/>
        </w:rPr>
        <w:t>生成词法单元</w:t>
      </w:r>
      <w:bookmarkEnd w:id="112"/>
    </w:p>
    <w:p w14:paraId="563CEB6D"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当</w:t>
      </w:r>
      <w:r>
        <w:rPr>
          <w:rFonts w:ascii="Times New Roman" w:eastAsia="宋体"/>
          <w:sz w:val="24"/>
        </w:rPr>
        <w:t>A66</w:t>
      </w:r>
      <w:r>
        <w:rPr>
          <w:rFonts w:ascii="Times New Roman" w:eastAsia="宋体"/>
          <w:sz w:val="24"/>
        </w:rPr>
        <w:t>语言的词法分析器匹配到一个完整的词法单元时，需要将其转换成一个</w:t>
      </w:r>
      <w:r>
        <w:rPr>
          <w:rFonts w:ascii="Times New Roman" w:eastAsia="宋体"/>
          <w:sz w:val="24"/>
        </w:rPr>
        <w:t>Token</w:t>
      </w:r>
      <w:r>
        <w:rPr>
          <w:rFonts w:ascii="Times New Roman" w:eastAsia="宋体"/>
          <w:sz w:val="24"/>
        </w:rPr>
        <w:t>对象，并将其添加到</w:t>
      </w:r>
      <w:r>
        <w:rPr>
          <w:rFonts w:ascii="Times New Roman" w:eastAsia="宋体"/>
          <w:sz w:val="24"/>
        </w:rPr>
        <w:t>Token</w:t>
      </w:r>
      <w:r>
        <w:rPr>
          <w:rFonts w:ascii="Times New Roman" w:eastAsia="宋体"/>
          <w:sz w:val="24"/>
        </w:rPr>
        <w:t>序列中。</w:t>
      </w:r>
      <w:r>
        <w:rPr>
          <w:rFonts w:ascii="Times New Roman" w:eastAsia="宋体"/>
          <w:sz w:val="24"/>
        </w:rPr>
        <w:t>Token</w:t>
      </w:r>
      <w:r>
        <w:rPr>
          <w:rFonts w:ascii="Times New Roman" w:eastAsia="宋体"/>
          <w:sz w:val="24"/>
        </w:rPr>
        <w:t>对象通常包括</w:t>
      </w:r>
      <w:r>
        <w:rPr>
          <w:rFonts w:ascii="Times New Roman" w:eastAsia="宋体"/>
          <w:sz w:val="24"/>
        </w:rPr>
        <w:t>Token</w:t>
      </w:r>
      <w:r>
        <w:rPr>
          <w:rFonts w:ascii="Times New Roman" w:eastAsia="宋体"/>
          <w:sz w:val="24"/>
        </w:rPr>
        <w:t>类型、</w:t>
      </w:r>
      <w:r>
        <w:rPr>
          <w:rFonts w:ascii="Times New Roman" w:eastAsia="宋体"/>
          <w:sz w:val="24"/>
        </w:rPr>
        <w:t>Token</w:t>
      </w:r>
      <w:r>
        <w:rPr>
          <w:rFonts w:ascii="Times New Roman" w:eastAsia="宋体"/>
          <w:sz w:val="24"/>
        </w:rPr>
        <w:t>值等属性。在生成</w:t>
      </w:r>
      <w:r>
        <w:rPr>
          <w:rFonts w:ascii="Times New Roman" w:eastAsia="宋体"/>
          <w:sz w:val="24"/>
        </w:rPr>
        <w:t>Token</w:t>
      </w:r>
      <w:r>
        <w:rPr>
          <w:rFonts w:ascii="Times New Roman" w:eastAsia="宋体"/>
          <w:sz w:val="24"/>
        </w:rPr>
        <w:t>序列时，还需要过滤掉注释、空格等无关字符。</w:t>
      </w:r>
    </w:p>
    <w:p w14:paraId="7A209F24"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w:t>
      </w:r>
      <w:r>
        <w:rPr>
          <w:rFonts w:ascii="Times New Roman" w:eastAsia="宋体"/>
          <w:sz w:val="24"/>
        </w:rPr>
        <w:t>A66</w:t>
      </w:r>
      <w:r>
        <w:rPr>
          <w:rFonts w:ascii="Times New Roman" w:eastAsia="宋体"/>
          <w:sz w:val="24"/>
        </w:rPr>
        <w:t>语言的词法分析器中，生成词法单元是词法分析器的主要任务之一。词法单元是指源代码中的一个基本单元，例如标识符、关键字、常量、运算符等。生成词法单元的过程包括以下几个步骤：</w:t>
      </w:r>
    </w:p>
    <w:p w14:paraId="50863385"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1</w:t>
      </w:r>
      <w:r>
        <w:rPr>
          <w:rFonts w:ascii="Times New Roman" w:eastAsia="宋体" w:hint="eastAsia"/>
          <w:sz w:val="24"/>
        </w:rPr>
        <w:t>、</w:t>
      </w:r>
      <w:r>
        <w:rPr>
          <w:rFonts w:ascii="Times New Roman" w:eastAsia="宋体"/>
          <w:sz w:val="24"/>
        </w:rPr>
        <w:t>读取源代码：词法分析器从源代码中逐个读取字符，直到读取到一个完</w:t>
      </w:r>
      <w:r>
        <w:rPr>
          <w:rFonts w:ascii="Times New Roman" w:eastAsia="宋体"/>
          <w:sz w:val="24"/>
        </w:rPr>
        <w:lastRenderedPageBreak/>
        <w:t>整的词法单元。</w:t>
      </w:r>
    </w:p>
    <w:p w14:paraId="47735081"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2</w:t>
      </w:r>
      <w:r>
        <w:rPr>
          <w:rFonts w:ascii="Times New Roman" w:eastAsia="宋体" w:hint="eastAsia"/>
          <w:sz w:val="24"/>
        </w:rPr>
        <w:t>、</w:t>
      </w:r>
      <w:r>
        <w:rPr>
          <w:rFonts w:ascii="Times New Roman" w:eastAsia="宋体"/>
          <w:sz w:val="24"/>
        </w:rPr>
        <w:t>匹配词法规则：词法分析器根据预定义的词法规则对读取到的字符进行匹配。如果匹配成功，则生成对应的词法单元；否则继续读取字符，直到匹配成功或者读取到了一个无法匹配的字符。</w:t>
      </w:r>
    </w:p>
    <w:p w14:paraId="2DE440E0"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3</w:t>
      </w:r>
      <w:r>
        <w:rPr>
          <w:rFonts w:ascii="Times New Roman" w:eastAsia="宋体" w:hint="eastAsia"/>
          <w:sz w:val="24"/>
        </w:rPr>
        <w:t>、</w:t>
      </w:r>
      <w:r>
        <w:rPr>
          <w:rFonts w:ascii="Times New Roman" w:eastAsia="宋体"/>
          <w:sz w:val="24"/>
        </w:rPr>
        <w:t>生成词法单元：如果匹配成功，则生成对应的词法单元。词法单元包括类型和值两个属性。类型表示该词法单元的种类，例如标识符、关键字、常量、运算符等；值表示该词法单元的具体值，例如标识符的名称、整数常量的值等。</w:t>
      </w:r>
    </w:p>
    <w:p w14:paraId="2899AD50"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4</w:t>
      </w:r>
      <w:r>
        <w:rPr>
          <w:rFonts w:ascii="Times New Roman" w:eastAsia="宋体" w:hint="eastAsia"/>
          <w:sz w:val="24"/>
        </w:rPr>
        <w:t>、</w:t>
      </w:r>
      <w:r>
        <w:rPr>
          <w:rFonts w:ascii="Times New Roman" w:eastAsia="宋体"/>
          <w:sz w:val="24"/>
        </w:rPr>
        <w:t>返回词法单元：将生成的词法单元返回给语法分析器，供其进行后续处理。</w:t>
      </w:r>
    </w:p>
    <w:p w14:paraId="2A9AAB08" w14:textId="742D63BD" w:rsidR="00963861" w:rsidRDefault="00963861" w:rsidP="00963861">
      <w:pPr>
        <w:spacing w:line="288" w:lineRule="auto"/>
        <w:ind w:firstLine="482"/>
        <w:rPr>
          <w:rFonts w:ascii="Times New Roman" w:eastAsia="宋体"/>
          <w:sz w:val="24"/>
        </w:rPr>
      </w:pPr>
      <w:r>
        <w:rPr>
          <w:rFonts w:ascii="Times New Roman" w:eastAsia="宋体" w:hint="eastAsia"/>
          <w:sz w:val="24"/>
        </w:rPr>
        <w:t>例如，假设源代码中包含如下语句：</w:t>
      </w:r>
    </w:p>
    <w:p w14:paraId="0AA02B00" w14:textId="77777777" w:rsidR="00963861" w:rsidRDefault="00963861" w:rsidP="0067584B">
      <w:pPr>
        <w:spacing w:line="288" w:lineRule="auto"/>
        <w:ind w:firstLine="482"/>
        <w:jc w:val="center"/>
        <w:rPr>
          <w:rFonts w:ascii="Times New Roman" w:eastAsia="宋体"/>
          <w:sz w:val="24"/>
        </w:rPr>
      </w:pPr>
      <w:r>
        <w:rPr>
          <w:noProof/>
        </w:rPr>
        <w:drawing>
          <wp:inline distT="0" distB="0" distL="0" distR="0" wp14:anchorId="2C8B8547" wp14:editId="7F84C4D0">
            <wp:extent cx="1819048" cy="276190"/>
            <wp:effectExtent l="0" t="0" r="0" b="0"/>
            <wp:docPr id="159519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94914" name=""/>
                    <pic:cNvPicPr/>
                  </pic:nvPicPr>
                  <pic:blipFill>
                    <a:blip r:embed="rId22"/>
                    <a:stretch>
                      <a:fillRect/>
                    </a:stretch>
                  </pic:blipFill>
                  <pic:spPr>
                    <a:xfrm>
                      <a:off x="0" y="0"/>
                      <a:ext cx="1819048" cy="276190"/>
                    </a:xfrm>
                    <a:prstGeom prst="rect">
                      <a:avLst/>
                    </a:prstGeom>
                  </pic:spPr>
                </pic:pic>
              </a:graphicData>
            </a:graphic>
          </wp:inline>
        </w:drawing>
      </w:r>
    </w:p>
    <w:p w14:paraId="252854F2" w14:textId="79B0C70F" w:rsidR="0067584B" w:rsidRDefault="0067584B" w:rsidP="0067584B">
      <w:pPr>
        <w:pStyle w:val="ac"/>
        <w:rPr>
          <w:rFonts w:hint="eastAsia"/>
        </w:rPr>
      </w:pPr>
      <w:r>
        <w:rPr>
          <w:rFonts w:hint="eastAsia"/>
        </w:rPr>
        <w:t>图</w:t>
      </w:r>
      <w:r>
        <w:rPr>
          <w:rFonts w:hint="eastAsia"/>
        </w:rPr>
        <w:t>5</w:t>
      </w:r>
      <w:r>
        <w:t xml:space="preserve">-2-2 </w:t>
      </w:r>
      <w:r>
        <w:rPr>
          <w:rFonts w:hint="eastAsia"/>
        </w:rPr>
        <w:t>词法分析示例</w:t>
      </w:r>
    </w:p>
    <w:p w14:paraId="3BC97518"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词法分析器将逐个读取字符，并根据预定义的词法规则进行匹配。首先读取字符</w:t>
      </w:r>
      <w:del w:id="113" w:author="司马吴空" w:date="2023-10-15T14:58:00Z">
        <w:r w:rsidDel="00111EFD">
          <w:rPr>
            <w:rFonts w:ascii="Times New Roman" w:eastAsia="宋体"/>
            <w:sz w:val="24"/>
          </w:rPr>
          <w:delText>`</w:delText>
        </w:r>
      </w:del>
      <w:r>
        <w:rPr>
          <w:rFonts w:ascii="Times New Roman" w:eastAsia="宋体" w:hint="eastAsia"/>
          <w:sz w:val="24"/>
        </w:rPr>
        <w:t>g</w:t>
      </w:r>
      <w:del w:id="114" w:author="司马吴空" w:date="2023-10-15T14:58:00Z">
        <w:r w:rsidDel="00111EFD">
          <w:rPr>
            <w:rFonts w:ascii="Times New Roman" w:eastAsia="宋体"/>
            <w:sz w:val="24"/>
          </w:rPr>
          <w:delText>`</w:delText>
        </w:r>
      </w:del>
      <w:r>
        <w:rPr>
          <w:rFonts w:ascii="Times New Roman" w:eastAsia="宋体"/>
          <w:sz w:val="24"/>
        </w:rPr>
        <w:t>，发现其为字母，因此可能是一个标识符。接着继续读取字符</w:t>
      </w:r>
      <w:del w:id="115" w:author="司马吴空" w:date="2023-10-15T14:58:00Z">
        <w:r w:rsidDel="00111EFD">
          <w:rPr>
            <w:rFonts w:ascii="Times New Roman" w:eastAsia="宋体"/>
            <w:sz w:val="24"/>
          </w:rPr>
          <w:delText>`</w:delText>
        </w:r>
      </w:del>
      <w:r>
        <w:rPr>
          <w:rFonts w:ascii="Times New Roman" w:eastAsia="宋体"/>
          <w:sz w:val="24"/>
        </w:rPr>
        <w:t>l</w:t>
      </w:r>
      <w:del w:id="116" w:author="司马吴空" w:date="2023-10-15T14:58:00Z">
        <w:r w:rsidDel="00111EFD">
          <w:rPr>
            <w:rFonts w:ascii="Times New Roman" w:eastAsia="宋体"/>
            <w:sz w:val="24"/>
          </w:rPr>
          <w:delText>`</w:delText>
        </w:r>
      </w:del>
      <w:r>
        <w:rPr>
          <w:rFonts w:ascii="Times New Roman" w:eastAsia="宋体"/>
          <w:sz w:val="24"/>
        </w:rPr>
        <w:t>，</w:t>
      </w:r>
      <w:del w:id="117" w:author="司马吴空" w:date="2023-10-15T14:58:00Z">
        <w:r w:rsidDel="00111EFD">
          <w:rPr>
            <w:rFonts w:ascii="Times New Roman" w:eastAsia="宋体"/>
            <w:sz w:val="24"/>
          </w:rPr>
          <w:delText>`</w:delText>
        </w:r>
      </w:del>
      <w:r>
        <w:rPr>
          <w:rFonts w:ascii="Times New Roman" w:eastAsia="宋体"/>
          <w:sz w:val="24"/>
        </w:rPr>
        <w:t>o</w:t>
      </w:r>
      <w:del w:id="118" w:author="司马吴空" w:date="2023-10-15T14:58:00Z">
        <w:r w:rsidDel="00111EFD">
          <w:rPr>
            <w:rFonts w:ascii="Times New Roman" w:eastAsia="宋体"/>
            <w:sz w:val="24"/>
          </w:rPr>
          <w:delText>`</w:delText>
        </w:r>
      </w:del>
      <w:r>
        <w:rPr>
          <w:rFonts w:ascii="Times New Roman" w:eastAsia="宋体"/>
          <w:sz w:val="24"/>
        </w:rPr>
        <w:t>，</w:t>
      </w:r>
      <w:r>
        <w:rPr>
          <w:rFonts w:ascii="Times New Roman" w:eastAsia="宋体"/>
          <w:sz w:val="24"/>
        </w:rPr>
        <w:t>’</w:t>
      </w:r>
      <w:r>
        <w:rPr>
          <w:rFonts w:ascii="Times New Roman" w:eastAsia="宋体" w:hint="eastAsia"/>
          <w:sz w:val="24"/>
        </w:rPr>
        <w:t>b</w:t>
      </w:r>
      <w:r>
        <w:rPr>
          <w:rFonts w:ascii="Times New Roman" w:eastAsia="宋体"/>
          <w:sz w:val="24"/>
        </w:rPr>
        <w:t>’</w:t>
      </w:r>
      <w:r>
        <w:rPr>
          <w:rFonts w:ascii="Times New Roman" w:eastAsia="宋体" w:hint="eastAsia"/>
          <w:sz w:val="24"/>
        </w:rPr>
        <w:t>，</w:t>
      </w:r>
      <w:r>
        <w:rPr>
          <w:rFonts w:ascii="Times New Roman" w:eastAsia="宋体"/>
          <w:sz w:val="24"/>
        </w:rPr>
        <w:t>’</w:t>
      </w:r>
      <w:r>
        <w:rPr>
          <w:rFonts w:ascii="Times New Roman" w:eastAsia="宋体" w:hint="eastAsia"/>
          <w:sz w:val="24"/>
        </w:rPr>
        <w:t>a</w:t>
      </w:r>
      <w:r>
        <w:rPr>
          <w:rFonts w:ascii="Times New Roman" w:eastAsia="宋体"/>
          <w:sz w:val="24"/>
        </w:rPr>
        <w:t>’</w:t>
      </w:r>
      <w:r>
        <w:rPr>
          <w:rFonts w:ascii="Times New Roman" w:eastAsia="宋体" w:hint="eastAsia"/>
          <w:sz w:val="24"/>
        </w:rPr>
        <w:t>，</w:t>
      </w:r>
      <w:r>
        <w:rPr>
          <w:rFonts w:ascii="Times New Roman" w:eastAsia="宋体"/>
          <w:sz w:val="24"/>
        </w:rPr>
        <w:t>’</w:t>
      </w:r>
      <w:r>
        <w:rPr>
          <w:rFonts w:ascii="Times New Roman" w:eastAsia="宋体" w:hint="eastAsia"/>
          <w:sz w:val="24"/>
        </w:rPr>
        <w:t>l</w:t>
      </w:r>
      <w:r>
        <w:rPr>
          <w:rFonts w:ascii="Times New Roman" w:eastAsia="宋体"/>
          <w:sz w:val="24"/>
        </w:rPr>
        <w:t>’</w:t>
      </w:r>
      <w:r>
        <w:rPr>
          <w:rFonts w:ascii="Times New Roman" w:eastAsia="宋体" w:hint="eastAsia"/>
          <w:sz w:val="24"/>
        </w:rPr>
        <w:t>，</w:t>
      </w:r>
      <w:r>
        <w:rPr>
          <w:rFonts w:ascii="Times New Roman" w:eastAsia="宋体"/>
          <w:sz w:val="24"/>
        </w:rPr>
        <w:t>发现可以匹配关键字</w:t>
      </w:r>
      <w:del w:id="119" w:author="司马吴空" w:date="2023-10-15T14:58:00Z">
        <w:r w:rsidDel="00111EFD">
          <w:rPr>
            <w:rFonts w:ascii="Times New Roman" w:eastAsia="宋体"/>
            <w:sz w:val="24"/>
          </w:rPr>
          <w:delText>`</w:delText>
        </w:r>
      </w:del>
      <w:r>
        <w:rPr>
          <w:rFonts w:ascii="Times New Roman" w:eastAsia="宋体" w:hint="eastAsia"/>
          <w:sz w:val="24"/>
        </w:rPr>
        <w:t>global</w:t>
      </w:r>
      <w:del w:id="120" w:author="司马吴空" w:date="2023-10-15T14:58:00Z">
        <w:r w:rsidDel="00111EFD">
          <w:rPr>
            <w:rFonts w:ascii="Times New Roman" w:eastAsia="宋体"/>
            <w:sz w:val="24"/>
          </w:rPr>
          <w:delText>`</w:delText>
        </w:r>
      </w:del>
      <w:r>
        <w:rPr>
          <w:rFonts w:ascii="Times New Roman" w:eastAsia="宋体"/>
          <w:sz w:val="24"/>
        </w:rPr>
        <w:t>。因此生成一个类型为关键字、值为</w:t>
      </w:r>
      <w:del w:id="121" w:author="司马吴空" w:date="2023-10-15T14:58:00Z">
        <w:r w:rsidDel="00111EFD">
          <w:rPr>
            <w:rFonts w:ascii="Times New Roman" w:eastAsia="宋体"/>
            <w:sz w:val="24"/>
          </w:rPr>
          <w:delText>`</w:delText>
        </w:r>
      </w:del>
      <w:r>
        <w:rPr>
          <w:rFonts w:ascii="Times New Roman" w:eastAsia="宋体" w:hint="eastAsia"/>
          <w:sz w:val="24"/>
        </w:rPr>
        <w:t>global</w:t>
      </w:r>
      <w:del w:id="122" w:author="司马吴空" w:date="2023-10-15T14:58:00Z">
        <w:r w:rsidDel="00111EFD">
          <w:rPr>
            <w:rFonts w:ascii="Times New Roman" w:eastAsia="宋体"/>
            <w:sz w:val="24"/>
          </w:rPr>
          <w:delText>`</w:delText>
        </w:r>
      </w:del>
      <w:r>
        <w:rPr>
          <w:rFonts w:ascii="Times New Roman" w:eastAsia="宋体"/>
          <w:sz w:val="24"/>
        </w:rPr>
        <w:t>的词法单元。</w:t>
      </w:r>
    </w:p>
    <w:p w14:paraId="3A9DDB82"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接着继续读取字符</w:t>
      </w:r>
      <w:del w:id="123" w:author="司马吴空" w:date="2023-10-15T14:58:00Z">
        <w:r w:rsidDel="00111EFD">
          <w:rPr>
            <w:rFonts w:ascii="Times New Roman" w:eastAsia="宋体"/>
            <w:sz w:val="24"/>
          </w:rPr>
          <w:delText>`</w:delText>
        </w:r>
      </w:del>
      <w:r>
        <w:rPr>
          <w:rFonts w:ascii="Times New Roman" w:eastAsia="宋体"/>
          <w:sz w:val="24"/>
        </w:rPr>
        <w:t>a</w:t>
      </w:r>
      <w:del w:id="124" w:author="司马吴空" w:date="2023-10-15T14:58:00Z">
        <w:r w:rsidDel="00111EFD">
          <w:rPr>
            <w:rFonts w:ascii="Times New Roman" w:eastAsia="宋体"/>
            <w:sz w:val="24"/>
          </w:rPr>
          <w:delText>`</w:delText>
        </w:r>
      </w:del>
      <w:r>
        <w:rPr>
          <w:rFonts w:ascii="Times New Roman" w:eastAsia="宋体"/>
          <w:sz w:val="24"/>
        </w:rPr>
        <w:t>，发现可以匹配标识符的正则表达式，因此生成一个类型为标识符、值为</w:t>
      </w:r>
      <w:del w:id="125" w:author="司马吴空" w:date="2023-10-15T14:58:00Z">
        <w:r w:rsidDel="00111EFD">
          <w:rPr>
            <w:rFonts w:ascii="Times New Roman" w:eastAsia="宋体"/>
            <w:sz w:val="24"/>
          </w:rPr>
          <w:delText>`</w:delText>
        </w:r>
      </w:del>
      <w:r>
        <w:rPr>
          <w:rFonts w:ascii="Times New Roman" w:eastAsia="宋体"/>
          <w:sz w:val="24"/>
        </w:rPr>
        <w:t>a</w:t>
      </w:r>
      <w:del w:id="126" w:author="司马吴空" w:date="2023-10-15T14:58:00Z">
        <w:r w:rsidDel="00111EFD">
          <w:rPr>
            <w:rFonts w:ascii="Times New Roman" w:eastAsia="宋体"/>
            <w:sz w:val="24"/>
          </w:rPr>
          <w:delText>`</w:delText>
        </w:r>
      </w:del>
      <w:r>
        <w:rPr>
          <w:rFonts w:ascii="Times New Roman" w:eastAsia="宋体"/>
          <w:sz w:val="24"/>
        </w:rPr>
        <w:t>的词法单元。</w:t>
      </w:r>
    </w:p>
    <w:p w14:paraId="54FAD022"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再继续读取字符</w:t>
      </w:r>
      <w:del w:id="127" w:author="司马吴空" w:date="2023-10-15T14:58:00Z">
        <w:r w:rsidDel="00111EFD">
          <w:rPr>
            <w:rFonts w:ascii="Times New Roman" w:eastAsia="宋体"/>
            <w:sz w:val="24"/>
          </w:rPr>
          <w:delText>`</w:delText>
        </w:r>
      </w:del>
      <w:r>
        <w:rPr>
          <w:rFonts w:ascii="Times New Roman" w:eastAsia="宋体"/>
          <w:sz w:val="24"/>
        </w:rPr>
        <w:t>=</w:t>
      </w:r>
      <w:del w:id="128" w:author="司马吴空" w:date="2023-10-15T14:58:00Z">
        <w:r w:rsidDel="00111EFD">
          <w:rPr>
            <w:rFonts w:ascii="Times New Roman" w:eastAsia="宋体"/>
            <w:sz w:val="24"/>
          </w:rPr>
          <w:delText>`</w:delText>
        </w:r>
      </w:del>
      <w:r>
        <w:rPr>
          <w:rFonts w:ascii="Times New Roman" w:eastAsia="宋体"/>
          <w:sz w:val="24"/>
        </w:rPr>
        <w:t>，发现可以匹配运算符的正则表达式，因此生成一个类型为运算符、值为</w:t>
      </w:r>
      <w:del w:id="129" w:author="司马吴空" w:date="2023-10-15T14:58:00Z">
        <w:r w:rsidDel="00111EFD">
          <w:rPr>
            <w:rFonts w:ascii="Times New Roman" w:eastAsia="宋体"/>
            <w:sz w:val="24"/>
          </w:rPr>
          <w:delText>`</w:delText>
        </w:r>
      </w:del>
      <w:r>
        <w:rPr>
          <w:rFonts w:ascii="Times New Roman" w:eastAsia="宋体"/>
          <w:sz w:val="24"/>
        </w:rPr>
        <w:t>=</w:t>
      </w:r>
      <w:del w:id="130" w:author="司马吴空" w:date="2023-10-15T14:58:00Z">
        <w:r w:rsidDel="00111EFD">
          <w:rPr>
            <w:rFonts w:ascii="Times New Roman" w:eastAsia="宋体"/>
            <w:sz w:val="24"/>
          </w:rPr>
          <w:delText>`</w:delText>
        </w:r>
      </w:del>
      <w:r>
        <w:rPr>
          <w:rFonts w:ascii="Times New Roman" w:eastAsia="宋体"/>
          <w:sz w:val="24"/>
        </w:rPr>
        <w:t>的词法单元。</w:t>
      </w:r>
    </w:p>
    <w:p w14:paraId="350F9440"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最后读取字符</w:t>
      </w:r>
      <w:del w:id="131" w:author="司马吴空" w:date="2023-10-15T14:58:00Z">
        <w:r w:rsidDel="00111EFD">
          <w:rPr>
            <w:rFonts w:ascii="Times New Roman" w:eastAsia="宋体"/>
            <w:sz w:val="24"/>
          </w:rPr>
          <w:delText>`</w:delText>
        </w:r>
      </w:del>
      <w:r>
        <w:rPr>
          <w:rFonts w:ascii="Times New Roman" w:eastAsia="宋体"/>
          <w:sz w:val="24"/>
        </w:rPr>
        <w:t>1</w:t>
      </w:r>
      <w:del w:id="132" w:author="司马吴空" w:date="2023-10-15T14:58:00Z">
        <w:r w:rsidDel="00111EFD">
          <w:rPr>
            <w:rFonts w:ascii="Times New Roman" w:eastAsia="宋体"/>
            <w:sz w:val="24"/>
          </w:rPr>
          <w:delText>`</w:delText>
        </w:r>
      </w:del>
      <w:r>
        <w:rPr>
          <w:rFonts w:ascii="Times New Roman" w:eastAsia="宋体"/>
          <w:sz w:val="24"/>
        </w:rPr>
        <w:t>，</w:t>
      </w:r>
      <w:del w:id="133" w:author="司马吴空" w:date="2023-10-15T14:58:00Z">
        <w:r w:rsidDel="00111EFD">
          <w:rPr>
            <w:rFonts w:ascii="Times New Roman" w:eastAsia="宋体"/>
            <w:sz w:val="24"/>
          </w:rPr>
          <w:delText>`</w:delText>
        </w:r>
      </w:del>
      <w:r>
        <w:rPr>
          <w:rFonts w:ascii="Times New Roman" w:eastAsia="宋体"/>
          <w:sz w:val="24"/>
        </w:rPr>
        <w:t>2</w:t>
      </w:r>
      <w:del w:id="134" w:author="司马吴空" w:date="2023-10-15T14:58:00Z">
        <w:r w:rsidDel="00111EFD">
          <w:rPr>
            <w:rFonts w:ascii="Times New Roman" w:eastAsia="宋体"/>
            <w:sz w:val="24"/>
          </w:rPr>
          <w:delText>`</w:delText>
        </w:r>
      </w:del>
      <w:r>
        <w:rPr>
          <w:rFonts w:ascii="Times New Roman" w:eastAsia="宋体"/>
          <w:sz w:val="24"/>
        </w:rPr>
        <w:t>，</w:t>
      </w:r>
      <w:del w:id="135" w:author="司马吴空" w:date="2023-10-15T14:58:00Z">
        <w:r w:rsidDel="00111EFD">
          <w:rPr>
            <w:rFonts w:ascii="Times New Roman" w:eastAsia="宋体"/>
            <w:sz w:val="24"/>
          </w:rPr>
          <w:delText>`</w:delText>
        </w:r>
      </w:del>
      <w:r>
        <w:rPr>
          <w:rFonts w:ascii="Times New Roman" w:eastAsia="宋体"/>
          <w:sz w:val="24"/>
        </w:rPr>
        <w:t>3</w:t>
      </w:r>
      <w:del w:id="136" w:author="司马吴空" w:date="2023-10-15T14:58:00Z">
        <w:r w:rsidDel="00111EFD">
          <w:rPr>
            <w:rFonts w:ascii="Times New Roman" w:eastAsia="宋体"/>
            <w:sz w:val="24"/>
          </w:rPr>
          <w:delText>`</w:delText>
        </w:r>
      </w:del>
      <w:r>
        <w:rPr>
          <w:rFonts w:ascii="Times New Roman" w:eastAsia="宋体"/>
          <w:sz w:val="24"/>
        </w:rPr>
        <w:t>，发现可以匹配整数常量的正则表达式，因此生成一个类型为常量、值为</w:t>
      </w:r>
      <w:del w:id="137" w:author="司马吴空" w:date="2023-10-15T14:58:00Z">
        <w:r w:rsidDel="00111EFD">
          <w:rPr>
            <w:rFonts w:ascii="Times New Roman" w:eastAsia="宋体"/>
            <w:sz w:val="24"/>
          </w:rPr>
          <w:delText>`</w:delText>
        </w:r>
      </w:del>
      <w:r>
        <w:rPr>
          <w:rFonts w:ascii="Times New Roman" w:eastAsia="宋体"/>
          <w:sz w:val="24"/>
        </w:rPr>
        <w:t>123</w:t>
      </w:r>
      <w:del w:id="138" w:author="司马吴空" w:date="2023-10-15T14:58:00Z">
        <w:r w:rsidDel="00111EFD">
          <w:rPr>
            <w:rFonts w:ascii="Times New Roman" w:eastAsia="宋体"/>
            <w:sz w:val="24"/>
          </w:rPr>
          <w:delText>`</w:delText>
        </w:r>
      </w:del>
      <w:r>
        <w:rPr>
          <w:rFonts w:ascii="Times New Roman" w:eastAsia="宋体"/>
          <w:sz w:val="24"/>
        </w:rPr>
        <w:t>的词法单元。</w:t>
      </w:r>
    </w:p>
    <w:p w14:paraId="31B7244E" w14:textId="77777777" w:rsidR="00963861" w:rsidRDefault="00963861" w:rsidP="00963861">
      <w:pPr>
        <w:spacing w:line="288" w:lineRule="auto"/>
        <w:ind w:firstLine="482"/>
        <w:outlineLvl w:val="2"/>
        <w:rPr>
          <w:rFonts w:ascii="Times New Roman" w:eastAsia="宋体"/>
          <w:b/>
          <w:bCs/>
          <w:sz w:val="24"/>
        </w:rPr>
      </w:pPr>
      <w:bookmarkStart w:id="139" w:name="_Toc6620"/>
      <w:r>
        <w:rPr>
          <w:rFonts w:ascii="Times New Roman" w:eastAsia="宋体" w:hint="eastAsia"/>
          <w:b/>
          <w:bCs/>
          <w:sz w:val="24"/>
        </w:rPr>
        <w:t xml:space="preserve">5.2.4 </w:t>
      </w:r>
      <w:r>
        <w:rPr>
          <w:rFonts w:ascii="Times New Roman" w:eastAsia="宋体" w:hint="eastAsia"/>
          <w:b/>
          <w:bCs/>
          <w:sz w:val="24"/>
        </w:rPr>
        <w:t>错误处理</w:t>
      </w:r>
      <w:bookmarkEnd w:id="139"/>
    </w:p>
    <w:p w14:paraId="59F8A1FF"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w:t>
      </w:r>
      <w:r>
        <w:rPr>
          <w:rFonts w:ascii="Times New Roman" w:eastAsia="宋体"/>
          <w:sz w:val="24"/>
        </w:rPr>
        <w:t>A66</w:t>
      </w:r>
      <w:r>
        <w:rPr>
          <w:rFonts w:ascii="Times New Roman" w:eastAsia="宋体"/>
          <w:sz w:val="24"/>
        </w:rPr>
        <w:t>语言的词法分析器中，还需要进行错误处理。例如，在遇到无法识别的字符或不合法的字符串时，需要报告错误并停止编译过程。可以通过设置错误处理函数来实现错误处理功能。</w:t>
      </w:r>
    </w:p>
    <w:p w14:paraId="326B8F6D"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总之，在设计和实现</w:t>
      </w:r>
      <w:r>
        <w:rPr>
          <w:rFonts w:ascii="Times New Roman" w:eastAsia="宋体"/>
          <w:sz w:val="24"/>
        </w:rPr>
        <w:t>A66</w:t>
      </w:r>
      <w:r>
        <w:rPr>
          <w:rFonts w:ascii="Times New Roman" w:eastAsia="宋体"/>
          <w:sz w:val="24"/>
        </w:rPr>
        <w:t>语言的词法分析器时，需要根据</w:t>
      </w:r>
      <w:r>
        <w:rPr>
          <w:rFonts w:ascii="Times New Roman" w:eastAsia="宋体"/>
          <w:sz w:val="24"/>
        </w:rPr>
        <w:t>A66</w:t>
      </w:r>
      <w:r>
        <w:rPr>
          <w:rFonts w:ascii="Times New Roman" w:eastAsia="宋体"/>
          <w:sz w:val="24"/>
        </w:rPr>
        <w:t>语言的语法规范，定义各种词法单元的正则表达式或有限自动机，并使用常见的工具和技术来实现词法分析器。此外，还需要进行错误处理和优化等工作。</w:t>
      </w:r>
    </w:p>
    <w:p w14:paraId="636A0FA1" w14:textId="77777777" w:rsidR="00963861" w:rsidRDefault="00963861" w:rsidP="00963861">
      <w:pPr>
        <w:spacing w:line="288" w:lineRule="auto"/>
        <w:ind w:firstLine="482"/>
        <w:outlineLvl w:val="2"/>
        <w:rPr>
          <w:rFonts w:ascii="Times New Roman" w:eastAsia="宋体"/>
          <w:b/>
          <w:bCs/>
          <w:sz w:val="24"/>
        </w:rPr>
      </w:pPr>
      <w:bookmarkStart w:id="140" w:name="_Toc27837"/>
      <w:r>
        <w:rPr>
          <w:rFonts w:ascii="Times New Roman" w:eastAsia="宋体" w:hint="eastAsia"/>
          <w:b/>
          <w:bCs/>
          <w:sz w:val="24"/>
        </w:rPr>
        <w:t xml:space="preserve">5.2.5 </w:t>
      </w:r>
      <w:r>
        <w:rPr>
          <w:rFonts w:ascii="Times New Roman" w:eastAsia="宋体" w:hint="eastAsia"/>
          <w:b/>
          <w:bCs/>
          <w:sz w:val="24"/>
        </w:rPr>
        <w:t>语法分析器的设计与实现</w:t>
      </w:r>
      <w:bookmarkEnd w:id="140"/>
    </w:p>
    <w:p w14:paraId="76E674D1" w14:textId="77777777" w:rsidR="00963861" w:rsidRDefault="00963861" w:rsidP="00963861">
      <w:pPr>
        <w:spacing w:line="288" w:lineRule="auto"/>
        <w:ind w:firstLine="482"/>
        <w:rPr>
          <w:rFonts w:ascii="Times New Roman" w:eastAsia="宋体"/>
          <w:sz w:val="24"/>
        </w:rPr>
      </w:pPr>
      <w:r>
        <w:rPr>
          <w:rFonts w:ascii="Times New Roman" w:eastAsia="宋体"/>
          <w:sz w:val="24"/>
        </w:rPr>
        <w:t>A66</w:t>
      </w:r>
      <w:r>
        <w:rPr>
          <w:rFonts w:ascii="Times New Roman" w:eastAsia="宋体"/>
          <w:sz w:val="24"/>
        </w:rPr>
        <w:t>语法分析器是一个基于自顶向下的递归下降语法分析器的实现，用于将源代码转换成语法树，并进行语义分析和代码生成等后续处理。在本文中，我们将从以下几个方面来探讨</w:t>
      </w:r>
      <w:r>
        <w:rPr>
          <w:rFonts w:ascii="Times New Roman" w:eastAsia="宋体"/>
          <w:sz w:val="24"/>
        </w:rPr>
        <w:t>A66</w:t>
      </w:r>
      <w:r>
        <w:rPr>
          <w:rFonts w:ascii="Times New Roman" w:eastAsia="宋体"/>
          <w:sz w:val="24"/>
        </w:rPr>
        <w:t>语法分析器的设计和实现：</w:t>
      </w:r>
    </w:p>
    <w:p w14:paraId="021C7442" w14:textId="77777777" w:rsidR="00963861" w:rsidRDefault="00963861" w:rsidP="00963861">
      <w:pPr>
        <w:spacing w:line="288" w:lineRule="auto"/>
        <w:ind w:firstLine="482"/>
        <w:outlineLvl w:val="3"/>
        <w:rPr>
          <w:rFonts w:ascii="Times New Roman" w:eastAsia="宋体"/>
          <w:sz w:val="24"/>
        </w:rPr>
      </w:pPr>
      <w:r>
        <w:rPr>
          <w:rFonts w:ascii="Times New Roman" w:eastAsia="宋体" w:hint="eastAsia"/>
          <w:sz w:val="24"/>
        </w:rPr>
        <w:t>1</w:t>
      </w:r>
      <w:r>
        <w:rPr>
          <w:rFonts w:ascii="Times New Roman" w:eastAsia="宋体" w:hint="eastAsia"/>
          <w:sz w:val="24"/>
        </w:rPr>
        <w:t>、</w:t>
      </w:r>
      <w:r>
        <w:rPr>
          <w:rFonts w:ascii="Times New Roman" w:eastAsia="宋体"/>
          <w:sz w:val="24"/>
        </w:rPr>
        <w:t>语法规则的定义</w:t>
      </w:r>
    </w:p>
    <w:p w14:paraId="18A4C50C" w14:textId="0EDEE726" w:rsidR="00963861" w:rsidRDefault="00963861" w:rsidP="00963861">
      <w:pPr>
        <w:spacing w:line="288" w:lineRule="auto"/>
        <w:ind w:firstLine="482"/>
        <w:rPr>
          <w:rFonts w:ascii="Times New Roman" w:eastAsia="宋体"/>
          <w:sz w:val="24"/>
        </w:rPr>
      </w:pPr>
      <w:r>
        <w:rPr>
          <w:rFonts w:ascii="Times New Roman" w:eastAsia="宋体" w:hint="eastAsia"/>
          <w:sz w:val="24"/>
        </w:rPr>
        <w:t>在设计</w:t>
      </w:r>
      <w:r>
        <w:rPr>
          <w:rFonts w:ascii="Times New Roman" w:eastAsia="宋体"/>
          <w:sz w:val="24"/>
        </w:rPr>
        <w:t>A66</w:t>
      </w:r>
      <w:r>
        <w:rPr>
          <w:rFonts w:ascii="Times New Roman" w:eastAsia="宋体"/>
          <w:sz w:val="24"/>
        </w:rPr>
        <w:t>语法分析器之前，我们需要先定义</w:t>
      </w:r>
      <w:r>
        <w:rPr>
          <w:rFonts w:ascii="Times New Roman" w:eastAsia="宋体"/>
          <w:sz w:val="24"/>
        </w:rPr>
        <w:t>A66</w:t>
      </w:r>
      <w:r>
        <w:rPr>
          <w:rFonts w:ascii="Times New Roman" w:eastAsia="宋体"/>
          <w:sz w:val="24"/>
        </w:rPr>
        <w:t>语言的语法规则。</w:t>
      </w:r>
      <w:r>
        <w:rPr>
          <w:rFonts w:ascii="Times New Roman" w:eastAsia="宋体"/>
          <w:sz w:val="24"/>
        </w:rPr>
        <w:t>A66</w:t>
      </w:r>
      <w:r>
        <w:rPr>
          <w:rFonts w:ascii="Times New Roman" w:eastAsia="宋体"/>
          <w:sz w:val="24"/>
        </w:rPr>
        <w:t>语言是一种类似汇编语言的低级语言，它包含了一些基本的指令和操作符，用</w:t>
      </w:r>
      <w:r>
        <w:rPr>
          <w:rFonts w:ascii="Times New Roman" w:eastAsia="宋体"/>
          <w:sz w:val="24"/>
        </w:rPr>
        <w:lastRenderedPageBreak/>
        <w:t>于实现计算机程序的功能。</w:t>
      </w:r>
      <w:r>
        <w:rPr>
          <w:rFonts w:ascii="Times New Roman" w:eastAsia="宋体"/>
          <w:sz w:val="24"/>
        </w:rPr>
        <w:t>A66</w:t>
      </w:r>
      <w:r>
        <w:rPr>
          <w:rFonts w:ascii="Times New Roman" w:eastAsia="宋体"/>
          <w:sz w:val="24"/>
        </w:rPr>
        <w:t>语言的语法规则可以使用</w:t>
      </w:r>
      <w:r>
        <w:rPr>
          <w:rFonts w:ascii="Times New Roman" w:eastAsia="宋体"/>
          <w:sz w:val="24"/>
        </w:rPr>
        <w:t>BNF</w:t>
      </w:r>
      <w:r>
        <w:rPr>
          <w:rFonts w:ascii="Times New Roman" w:eastAsia="宋体"/>
          <w:sz w:val="24"/>
        </w:rPr>
        <w:t>范式来表示：</w:t>
      </w:r>
    </w:p>
    <w:p w14:paraId="04281244" w14:textId="77777777" w:rsidR="00963861" w:rsidRDefault="00963861" w:rsidP="00963861">
      <w:pPr>
        <w:spacing w:line="288" w:lineRule="auto"/>
        <w:ind w:firstLine="482"/>
        <w:rPr>
          <w:rFonts w:ascii="Times New Roman" w:eastAsia="宋体"/>
          <w:sz w:val="24"/>
        </w:rPr>
      </w:pPr>
      <w:r>
        <w:rPr>
          <w:noProof/>
        </w:rPr>
        <w:drawing>
          <wp:inline distT="0" distB="0" distL="0" distR="0" wp14:anchorId="237F5F78" wp14:editId="687E3477">
            <wp:extent cx="5274310" cy="1907540"/>
            <wp:effectExtent l="0" t="0" r="0" b="0"/>
            <wp:docPr id="1073781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81733" name=""/>
                    <pic:cNvPicPr/>
                  </pic:nvPicPr>
                  <pic:blipFill>
                    <a:blip r:embed="rId23"/>
                    <a:stretch>
                      <a:fillRect/>
                    </a:stretch>
                  </pic:blipFill>
                  <pic:spPr>
                    <a:xfrm>
                      <a:off x="0" y="0"/>
                      <a:ext cx="5274310" cy="1907540"/>
                    </a:xfrm>
                    <a:prstGeom prst="rect">
                      <a:avLst/>
                    </a:prstGeom>
                  </pic:spPr>
                </pic:pic>
              </a:graphicData>
            </a:graphic>
          </wp:inline>
        </w:drawing>
      </w:r>
    </w:p>
    <w:p w14:paraId="736D653C" w14:textId="0A1A12E6" w:rsidR="0067584B" w:rsidRDefault="0067584B" w:rsidP="0067584B">
      <w:pPr>
        <w:pStyle w:val="ac"/>
        <w:rPr>
          <w:rFonts w:hint="eastAsia"/>
        </w:rPr>
      </w:pPr>
      <w:r>
        <w:rPr>
          <w:rFonts w:hint="eastAsia"/>
        </w:rPr>
        <w:t>图</w:t>
      </w:r>
      <w:r>
        <w:rPr>
          <w:rFonts w:hint="eastAsia"/>
        </w:rPr>
        <w:t>5</w:t>
      </w:r>
      <w:r>
        <w:t xml:space="preserve">-2-3 </w:t>
      </w:r>
      <w:r>
        <w:rPr>
          <w:rFonts w:hint="eastAsia"/>
        </w:rPr>
        <w:t>BNF</w:t>
      </w:r>
      <w:r>
        <w:rPr>
          <w:rFonts w:hint="eastAsia"/>
        </w:rPr>
        <w:t>范式</w:t>
      </w:r>
    </w:p>
    <w:p w14:paraId="63D54E65"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其中，</w:t>
      </w:r>
      <w:del w:id="141" w:author="司马吴空" w:date="2023-10-15T14:58:00Z">
        <w:r w:rsidDel="00111EFD">
          <w:rPr>
            <w:rFonts w:ascii="Times New Roman" w:eastAsia="宋体"/>
            <w:sz w:val="24"/>
          </w:rPr>
          <w:delText>`</w:delText>
        </w:r>
      </w:del>
      <w:r w:rsidRPr="005B0D54">
        <w:rPr>
          <w:rFonts w:ascii="Times New Roman" w:eastAsia="宋体"/>
          <w:color w:val="FF0000"/>
          <w:sz w:val="24"/>
        </w:rPr>
        <w:t>&lt;program&gt;</w:t>
      </w:r>
      <w:del w:id="142" w:author="司马吴空" w:date="2023-10-15T14:58:00Z">
        <w:r w:rsidDel="00111EFD">
          <w:rPr>
            <w:rFonts w:ascii="Times New Roman" w:eastAsia="宋体"/>
            <w:sz w:val="24"/>
          </w:rPr>
          <w:delText>`</w:delText>
        </w:r>
      </w:del>
      <w:r>
        <w:rPr>
          <w:rFonts w:ascii="Times New Roman" w:eastAsia="宋体"/>
          <w:sz w:val="24"/>
        </w:rPr>
        <w:t>表示整个程序，由多个语句</w:t>
      </w:r>
      <w:del w:id="143" w:author="司马吴空" w:date="2023-10-15T14:58:00Z">
        <w:r w:rsidDel="00111EFD">
          <w:rPr>
            <w:rFonts w:ascii="Times New Roman" w:eastAsia="宋体"/>
            <w:sz w:val="24"/>
          </w:rPr>
          <w:delText>`</w:delText>
        </w:r>
      </w:del>
      <w:r>
        <w:rPr>
          <w:rFonts w:ascii="Times New Roman" w:eastAsia="宋体"/>
          <w:sz w:val="24"/>
        </w:rPr>
        <w:t>&lt;statement&gt;</w:t>
      </w:r>
      <w:del w:id="144" w:author="司马吴空" w:date="2023-10-15T14:58:00Z">
        <w:r w:rsidDel="00111EFD">
          <w:rPr>
            <w:rFonts w:ascii="Times New Roman" w:eastAsia="宋体"/>
            <w:sz w:val="24"/>
          </w:rPr>
          <w:delText>`</w:delText>
        </w:r>
      </w:del>
      <w:r>
        <w:rPr>
          <w:rFonts w:ascii="Times New Roman" w:eastAsia="宋体"/>
          <w:sz w:val="24"/>
        </w:rPr>
        <w:t>组成；</w:t>
      </w:r>
      <w:del w:id="145" w:author="司马吴空" w:date="2023-10-15T14:58:00Z">
        <w:r w:rsidDel="00111EFD">
          <w:rPr>
            <w:rFonts w:ascii="Times New Roman" w:eastAsia="宋体"/>
            <w:sz w:val="24"/>
          </w:rPr>
          <w:delText>`</w:delText>
        </w:r>
      </w:del>
      <w:r>
        <w:rPr>
          <w:rFonts w:ascii="Times New Roman" w:eastAsia="宋体"/>
          <w:sz w:val="24"/>
        </w:rPr>
        <w:t>&lt;statement&gt;</w:t>
      </w:r>
      <w:del w:id="146" w:author="司马吴空" w:date="2023-10-15T14:58:00Z">
        <w:r w:rsidDel="00111EFD">
          <w:rPr>
            <w:rFonts w:ascii="Times New Roman" w:eastAsia="宋体"/>
            <w:sz w:val="24"/>
          </w:rPr>
          <w:delText>`</w:delText>
        </w:r>
      </w:del>
      <w:r>
        <w:rPr>
          <w:rFonts w:ascii="Times New Roman" w:eastAsia="宋体"/>
          <w:sz w:val="24"/>
        </w:rPr>
        <w:t>可以是标签</w:t>
      </w:r>
      <w:del w:id="147" w:author="司马吴空" w:date="2023-10-15T14:58:00Z">
        <w:r w:rsidDel="00111EFD">
          <w:rPr>
            <w:rFonts w:ascii="Times New Roman" w:eastAsia="宋体"/>
            <w:sz w:val="24"/>
          </w:rPr>
          <w:delText>`</w:delText>
        </w:r>
      </w:del>
      <w:r>
        <w:rPr>
          <w:rFonts w:ascii="Times New Roman" w:eastAsia="宋体"/>
          <w:sz w:val="24"/>
        </w:rPr>
        <w:t>&lt;label&gt;</w:t>
      </w:r>
      <w:del w:id="148" w:author="司马吴空" w:date="2023-10-15T14:58:00Z">
        <w:r w:rsidDel="00111EFD">
          <w:rPr>
            <w:rFonts w:ascii="Times New Roman" w:eastAsia="宋体"/>
            <w:sz w:val="24"/>
          </w:rPr>
          <w:delText>`</w:delText>
        </w:r>
      </w:del>
      <w:r>
        <w:rPr>
          <w:rFonts w:ascii="Times New Roman" w:eastAsia="宋体"/>
          <w:sz w:val="24"/>
        </w:rPr>
        <w:t>或指令</w:t>
      </w:r>
      <w:del w:id="149" w:author="司马吴空" w:date="2023-10-15T14:58:00Z">
        <w:r w:rsidDel="00111EFD">
          <w:rPr>
            <w:rFonts w:ascii="Times New Roman" w:eastAsia="宋体"/>
            <w:sz w:val="24"/>
          </w:rPr>
          <w:delText>`</w:delText>
        </w:r>
      </w:del>
      <w:r>
        <w:rPr>
          <w:rFonts w:ascii="Times New Roman" w:eastAsia="宋体"/>
          <w:sz w:val="24"/>
        </w:rPr>
        <w:t>&lt;instruction&gt;</w:t>
      </w:r>
      <w:del w:id="150" w:author="司马吴空" w:date="2023-10-15T14:58:00Z">
        <w:r w:rsidDel="00111EFD">
          <w:rPr>
            <w:rFonts w:ascii="Times New Roman" w:eastAsia="宋体"/>
            <w:sz w:val="24"/>
          </w:rPr>
          <w:delText>`</w:delText>
        </w:r>
      </w:del>
      <w:r>
        <w:rPr>
          <w:rFonts w:ascii="Times New Roman" w:eastAsia="宋体"/>
          <w:sz w:val="24"/>
        </w:rPr>
        <w:t>；</w:t>
      </w:r>
      <w:del w:id="151" w:author="司马吴空" w:date="2023-10-15T14:58:00Z">
        <w:r w:rsidDel="00111EFD">
          <w:rPr>
            <w:rFonts w:ascii="Times New Roman" w:eastAsia="宋体"/>
            <w:sz w:val="24"/>
          </w:rPr>
          <w:delText>`</w:delText>
        </w:r>
      </w:del>
      <w:r>
        <w:rPr>
          <w:rFonts w:ascii="Times New Roman" w:eastAsia="宋体"/>
          <w:sz w:val="24"/>
        </w:rPr>
        <w:t>&lt;label&gt;</w:t>
      </w:r>
      <w:del w:id="152" w:author="司马吴空" w:date="2023-10-15T14:58:00Z">
        <w:r w:rsidDel="00111EFD">
          <w:rPr>
            <w:rFonts w:ascii="Times New Roman" w:eastAsia="宋体"/>
            <w:sz w:val="24"/>
          </w:rPr>
          <w:delText>`</w:delText>
        </w:r>
      </w:del>
      <w:r>
        <w:rPr>
          <w:rFonts w:ascii="Times New Roman" w:eastAsia="宋体"/>
          <w:sz w:val="24"/>
        </w:rPr>
        <w:t>由标识符</w:t>
      </w:r>
      <w:del w:id="153" w:author="司马吴空" w:date="2023-10-15T14:58:00Z">
        <w:r w:rsidDel="00111EFD">
          <w:rPr>
            <w:rFonts w:ascii="Times New Roman" w:eastAsia="宋体"/>
            <w:sz w:val="24"/>
          </w:rPr>
          <w:delText>`</w:delText>
        </w:r>
      </w:del>
      <w:r>
        <w:rPr>
          <w:rFonts w:ascii="Times New Roman" w:eastAsia="宋体"/>
          <w:sz w:val="24"/>
        </w:rPr>
        <w:t>&lt;identifier&gt;</w:t>
      </w:r>
      <w:del w:id="154" w:author="司马吴空" w:date="2023-10-15T14:58:00Z">
        <w:r w:rsidDel="00111EFD">
          <w:rPr>
            <w:rFonts w:ascii="Times New Roman" w:eastAsia="宋体"/>
            <w:sz w:val="24"/>
          </w:rPr>
          <w:delText>`</w:delText>
        </w:r>
      </w:del>
      <w:r>
        <w:rPr>
          <w:rFonts w:ascii="Times New Roman" w:eastAsia="宋体"/>
          <w:sz w:val="24"/>
        </w:rPr>
        <w:t>和冒号组成；</w:t>
      </w:r>
      <w:del w:id="155" w:author="司马吴空" w:date="2023-10-15T14:58:00Z">
        <w:r w:rsidDel="00111EFD">
          <w:rPr>
            <w:rFonts w:ascii="Times New Roman" w:eastAsia="宋体"/>
            <w:sz w:val="24"/>
          </w:rPr>
          <w:delText>`</w:delText>
        </w:r>
      </w:del>
      <w:r>
        <w:rPr>
          <w:rFonts w:ascii="Times New Roman" w:eastAsia="宋体"/>
          <w:sz w:val="24"/>
        </w:rPr>
        <w:t>&lt;instruction&gt;</w:t>
      </w:r>
      <w:del w:id="156" w:author="司马吴空" w:date="2023-10-15T14:58:00Z">
        <w:r w:rsidDel="00111EFD">
          <w:rPr>
            <w:rFonts w:ascii="Times New Roman" w:eastAsia="宋体"/>
            <w:sz w:val="24"/>
          </w:rPr>
          <w:delText>`</w:delText>
        </w:r>
      </w:del>
      <w:r>
        <w:rPr>
          <w:rFonts w:ascii="Times New Roman" w:eastAsia="宋体"/>
          <w:sz w:val="24"/>
        </w:rPr>
        <w:t>由操作码</w:t>
      </w:r>
      <w:del w:id="157" w:author="司马吴空" w:date="2023-10-15T14:58:00Z">
        <w:r w:rsidDel="00111EFD">
          <w:rPr>
            <w:rFonts w:ascii="Times New Roman" w:eastAsia="宋体"/>
            <w:sz w:val="24"/>
          </w:rPr>
          <w:delText>`</w:delText>
        </w:r>
      </w:del>
      <w:r>
        <w:rPr>
          <w:rFonts w:ascii="Times New Roman" w:eastAsia="宋体"/>
          <w:sz w:val="24"/>
        </w:rPr>
        <w:t>&lt;opcode&gt;</w:t>
      </w:r>
      <w:del w:id="158" w:author="司马吴空" w:date="2023-10-15T14:58:00Z">
        <w:r w:rsidDel="00111EFD">
          <w:rPr>
            <w:rFonts w:ascii="Times New Roman" w:eastAsia="宋体"/>
            <w:sz w:val="24"/>
          </w:rPr>
          <w:delText>`</w:delText>
        </w:r>
      </w:del>
      <w:r>
        <w:rPr>
          <w:rFonts w:ascii="Times New Roman" w:eastAsia="宋体"/>
          <w:sz w:val="24"/>
        </w:rPr>
        <w:t>和操作数</w:t>
      </w:r>
      <w:del w:id="159" w:author="司马吴空" w:date="2023-10-15T14:58:00Z">
        <w:r w:rsidDel="00111EFD">
          <w:rPr>
            <w:rFonts w:ascii="Times New Roman" w:eastAsia="宋体"/>
            <w:sz w:val="24"/>
          </w:rPr>
          <w:delText>`</w:delText>
        </w:r>
      </w:del>
      <w:r>
        <w:rPr>
          <w:rFonts w:ascii="Times New Roman" w:eastAsia="宋体"/>
          <w:sz w:val="24"/>
        </w:rPr>
        <w:t>&lt;operand&gt;</w:t>
      </w:r>
      <w:del w:id="160" w:author="司马吴空" w:date="2023-10-15T14:58:00Z">
        <w:r w:rsidDel="00111EFD">
          <w:rPr>
            <w:rFonts w:ascii="Times New Roman" w:eastAsia="宋体"/>
            <w:sz w:val="24"/>
          </w:rPr>
          <w:delText>`</w:delText>
        </w:r>
      </w:del>
      <w:r>
        <w:rPr>
          <w:rFonts w:ascii="Times New Roman" w:eastAsia="宋体"/>
          <w:sz w:val="24"/>
        </w:rPr>
        <w:t>组成；</w:t>
      </w:r>
      <w:del w:id="161" w:author="司马吴空" w:date="2023-10-15T14:58:00Z">
        <w:r w:rsidDel="00111EFD">
          <w:rPr>
            <w:rFonts w:ascii="Times New Roman" w:eastAsia="宋体"/>
            <w:sz w:val="24"/>
          </w:rPr>
          <w:delText>`</w:delText>
        </w:r>
      </w:del>
      <w:r>
        <w:rPr>
          <w:rFonts w:ascii="Times New Roman" w:eastAsia="宋体"/>
          <w:sz w:val="24"/>
        </w:rPr>
        <w:t>&lt;opcode&gt;</w:t>
      </w:r>
      <w:del w:id="162" w:author="司马吴空" w:date="2023-10-15T14:58:00Z">
        <w:r w:rsidDel="00111EFD">
          <w:rPr>
            <w:rFonts w:ascii="Times New Roman" w:eastAsia="宋体"/>
            <w:sz w:val="24"/>
          </w:rPr>
          <w:delText>`</w:delText>
        </w:r>
      </w:del>
      <w:r>
        <w:rPr>
          <w:rFonts w:ascii="Times New Roman" w:eastAsia="宋体"/>
          <w:sz w:val="24"/>
        </w:rPr>
        <w:t>表示指令的类型，包括</w:t>
      </w:r>
      <w:r>
        <w:rPr>
          <w:rFonts w:ascii="Times New Roman" w:eastAsia="宋体"/>
          <w:sz w:val="24"/>
        </w:rPr>
        <w:t>ADD</w:t>
      </w:r>
      <w:r>
        <w:rPr>
          <w:rFonts w:ascii="Times New Roman" w:eastAsia="宋体"/>
          <w:sz w:val="24"/>
        </w:rPr>
        <w:t>、</w:t>
      </w:r>
      <w:r>
        <w:rPr>
          <w:rFonts w:ascii="Times New Roman" w:eastAsia="宋体"/>
          <w:sz w:val="24"/>
        </w:rPr>
        <w:t>SUB</w:t>
      </w:r>
      <w:r>
        <w:rPr>
          <w:rFonts w:ascii="Times New Roman" w:eastAsia="宋体"/>
          <w:sz w:val="24"/>
        </w:rPr>
        <w:t>、</w:t>
      </w:r>
      <w:r>
        <w:rPr>
          <w:rFonts w:ascii="Times New Roman" w:eastAsia="宋体"/>
          <w:sz w:val="24"/>
        </w:rPr>
        <w:t>MUL</w:t>
      </w:r>
      <w:r>
        <w:rPr>
          <w:rFonts w:ascii="Times New Roman" w:eastAsia="宋体"/>
          <w:sz w:val="24"/>
        </w:rPr>
        <w:t>、</w:t>
      </w:r>
      <w:r>
        <w:rPr>
          <w:rFonts w:ascii="Times New Roman" w:eastAsia="宋体"/>
          <w:sz w:val="24"/>
        </w:rPr>
        <w:t>DIV</w:t>
      </w:r>
      <w:r>
        <w:rPr>
          <w:rFonts w:ascii="Times New Roman" w:eastAsia="宋体"/>
          <w:sz w:val="24"/>
        </w:rPr>
        <w:t>和</w:t>
      </w:r>
      <w:r>
        <w:rPr>
          <w:rFonts w:ascii="Times New Roman" w:eastAsia="宋体"/>
          <w:sz w:val="24"/>
        </w:rPr>
        <w:t>MOV</w:t>
      </w:r>
      <w:r>
        <w:rPr>
          <w:rFonts w:ascii="Times New Roman" w:eastAsia="宋体"/>
          <w:sz w:val="24"/>
        </w:rPr>
        <w:t>；</w:t>
      </w:r>
      <w:del w:id="163" w:author="司马吴空" w:date="2023-10-15T14:58:00Z">
        <w:r w:rsidDel="00111EFD">
          <w:rPr>
            <w:rFonts w:ascii="Times New Roman" w:eastAsia="宋体"/>
            <w:sz w:val="24"/>
          </w:rPr>
          <w:delText>`</w:delText>
        </w:r>
      </w:del>
      <w:r>
        <w:rPr>
          <w:rFonts w:ascii="Times New Roman" w:eastAsia="宋体"/>
          <w:sz w:val="24"/>
        </w:rPr>
        <w:t>&lt;operand&gt;</w:t>
      </w:r>
      <w:del w:id="164" w:author="司马吴空" w:date="2023-10-15T14:58:00Z">
        <w:r w:rsidDel="00111EFD">
          <w:rPr>
            <w:rFonts w:ascii="Times New Roman" w:eastAsia="宋体"/>
            <w:sz w:val="24"/>
          </w:rPr>
          <w:delText>`</w:delText>
        </w:r>
      </w:del>
      <w:r>
        <w:rPr>
          <w:rFonts w:ascii="Times New Roman" w:eastAsia="宋体"/>
          <w:sz w:val="24"/>
        </w:rPr>
        <w:t>表示操作数，可以是寄存器</w:t>
      </w:r>
      <w:del w:id="165" w:author="司马吴空" w:date="2023-10-15T14:58:00Z">
        <w:r w:rsidDel="00111EFD">
          <w:rPr>
            <w:rFonts w:ascii="Times New Roman" w:eastAsia="宋体"/>
            <w:sz w:val="24"/>
          </w:rPr>
          <w:delText>`</w:delText>
        </w:r>
      </w:del>
      <w:r>
        <w:rPr>
          <w:rFonts w:ascii="Times New Roman" w:eastAsia="宋体"/>
          <w:sz w:val="24"/>
        </w:rPr>
        <w:t>&lt;register&gt;</w:t>
      </w:r>
      <w:del w:id="166" w:author="司马吴空" w:date="2023-10-15T14:58:00Z">
        <w:r w:rsidDel="00111EFD">
          <w:rPr>
            <w:rFonts w:ascii="Times New Roman" w:eastAsia="宋体"/>
            <w:sz w:val="24"/>
          </w:rPr>
          <w:delText>`</w:delText>
        </w:r>
      </w:del>
      <w:r>
        <w:rPr>
          <w:rFonts w:ascii="Times New Roman" w:eastAsia="宋体"/>
          <w:sz w:val="24"/>
        </w:rPr>
        <w:t>、标识符</w:t>
      </w:r>
      <w:del w:id="167" w:author="司马吴空" w:date="2023-10-15T14:58:00Z">
        <w:r w:rsidDel="00111EFD">
          <w:rPr>
            <w:rFonts w:ascii="Times New Roman" w:eastAsia="宋体"/>
            <w:sz w:val="24"/>
          </w:rPr>
          <w:delText>`</w:delText>
        </w:r>
      </w:del>
      <w:r>
        <w:rPr>
          <w:rFonts w:ascii="Times New Roman" w:eastAsia="宋体"/>
          <w:sz w:val="24"/>
        </w:rPr>
        <w:t>&lt;identifier&gt;</w:t>
      </w:r>
      <w:del w:id="168" w:author="司马吴空" w:date="2023-10-15T14:58:00Z">
        <w:r w:rsidDel="00111EFD">
          <w:rPr>
            <w:rFonts w:ascii="Times New Roman" w:eastAsia="宋体"/>
            <w:sz w:val="24"/>
          </w:rPr>
          <w:delText>`</w:delText>
        </w:r>
      </w:del>
      <w:r>
        <w:rPr>
          <w:rFonts w:ascii="Times New Roman" w:eastAsia="宋体"/>
          <w:sz w:val="24"/>
        </w:rPr>
        <w:t>或数字</w:t>
      </w:r>
      <w:del w:id="169" w:author="司马吴空" w:date="2023-10-15T14:58:00Z">
        <w:r w:rsidDel="00111EFD">
          <w:rPr>
            <w:rFonts w:ascii="Times New Roman" w:eastAsia="宋体"/>
            <w:sz w:val="24"/>
          </w:rPr>
          <w:delText>`</w:delText>
        </w:r>
      </w:del>
      <w:r>
        <w:rPr>
          <w:rFonts w:ascii="Times New Roman" w:eastAsia="宋体"/>
          <w:sz w:val="24"/>
        </w:rPr>
        <w:t>&lt;number&gt;</w:t>
      </w:r>
      <w:del w:id="170" w:author="司马吴空" w:date="2023-10-15T14:58:00Z">
        <w:r w:rsidDel="00111EFD">
          <w:rPr>
            <w:rFonts w:ascii="Times New Roman" w:eastAsia="宋体"/>
            <w:sz w:val="24"/>
          </w:rPr>
          <w:delText>`</w:delText>
        </w:r>
      </w:del>
      <w:r>
        <w:rPr>
          <w:rFonts w:ascii="Times New Roman" w:eastAsia="宋体"/>
          <w:sz w:val="24"/>
        </w:rPr>
        <w:t>；</w:t>
      </w:r>
      <w:del w:id="171" w:author="司马吴空" w:date="2023-10-15T14:58:00Z">
        <w:r w:rsidDel="00111EFD">
          <w:rPr>
            <w:rFonts w:ascii="Times New Roman" w:eastAsia="宋体"/>
            <w:sz w:val="24"/>
          </w:rPr>
          <w:delText>`</w:delText>
        </w:r>
      </w:del>
      <w:r>
        <w:rPr>
          <w:rFonts w:ascii="Times New Roman" w:eastAsia="宋体"/>
          <w:sz w:val="24"/>
        </w:rPr>
        <w:t>&lt;register&gt;</w:t>
      </w:r>
      <w:del w:id="172" w:author="司马吴空" w:date="2023-10-15T14:58:00Z">
        <w:r w:rsidDel="00111EFD">
          <w:rPr>
            <w:rFonts w:ascii="Times New Roman" w:eastAsia="宋体"/>
            <w:sz w:val="24"/>
          </w:rPr>
          <w:delText>`</w:delText>
        </w:r>
      </w:del>
      <w:r>
        <w:rPr>
          <w:rFonts w:ascii="Times New Roman" w:eastAsia="宋体"/>
          <w:sz w:val="24"/>
        </w:rPr>
        <w:t>表示寄存器名称，包括</w:t>
      </w:r>
      <w:r>
        <w:rPr>
          <w:rFonts w:ascii="Times New Roman" w:eastAsia="宋体"/>
          <w:sz w:val="24"/>
        </w:rPr>
        <w:t>R0~R7</w:t>
      </w:r>
      <w:r>
        <w:rPr>
          <w:rFonts w:ascii="Times New Roman" w:eastAsia="宋体"/>
          <w:sz w:val="24"/>
        </w:rPr>
        <w:t>；</w:t>
      </w:r>
      <w:del w:id="173" w:author="司马吴空" w:date="2023-10-15T14:58:00Z">
        <w:r w:rsidDel="00111EFD">
          <w:rPr>
            <w:rFonts w:ascii="Times New Roman" w:eastAsia="宋体"/>
            <w:sz w:val="24"/>
          </w:rPr>
          <w:delText>`</w:delText>
        </w:r>
      </w:del>
      <w:r>
        <w:rPr>
          <w:rFonts w:ascii="Times New Roman" w:eastAsia="宋体"/>
          <w:sz w:val="24"/>
        </w:rPr>
        <w:t>&lt;identifier&gt;</w:t>
      </w:r>
      <w:del w:id="174" w:author="司马吴空" w:date="2023-10-15T14:58:00Z">
        <w:r w:rsidDel="00111EFD">
          <w:rPr>
            <w:rFonts w:ascii="Times New Roman" w:eastAsia="宋体"/>
            <w:sz w:val="24"/>
          </w:rPr>
          <w:delText>`</w:delText>
        </w:r>
      </w:del>
      <w:r>
        <w:rPr>
          <w:rFonts w:ascii="Times New Roman" w:eastAsia="宋体"/>
          <w:sz w:val="24"/>
        </w:rPr>
        <w:t>表示标识符，由字母和数字组成；</w:t>
      </w:r>
      <w:del w:id="175" w:author="司马吴空" w:date="2023-10-15T14:58:00Z">
        <w:r w:rsidDel="00111EFD">
          <w:rPr>
            <w:rFonts w:ascii="Times New Roman" w:eastAsia="宋体"/>
            <w:sz w:val="24"/>
          </w:rPr>
          <w:delText>`</w:delText>
        </w:r>
      </w:del>
      <w:r>
        <w:rPr>
          <w:rFonts w:ascii="Times New Roman" w:eastAsia="宋体"/>
          <w:sz w:val="24"/>
        </w:rPr>
        <w:t>&lt;number&gt;</w:t>
      </w:r>
      <w:del w:id="176" w:author="司马吴空" w:date="2023-10-15T14:58:00Z">
        <w:r w:rsidDel="00111EFD">
          <w:rPr>
            <w:rFonts w:ascii="Times New Roman" w:eastAsia="宋体"/>
            <w:sz w:val="24"/>
          </w:rPr>
          <w:delText>`</w:delText>
        </w:r>
      </w:del>
      <w:r>
        <w:rPr>
          <w:rFonts w:ascii="Times New Roman" w:eastAsia="宋体"/>
          <w:sz w:val="24"/>
        </w:rPr>
        <w:t>表示数字，由数字组成。</w:t>
      </w:r>
    </w:p>
    <w:p w14:paraId="092D6498" w14:textId="77777777" w:rsidR="00963861" w:rsidRDefault="00963861" w:rsidP="00963861">
      <w:pPr>
        <w:spacing w:line="288" w:lineRule="auto"/>
        <w:ind w:firstLine="482"/>
        <w:outlineLvl w:val="3"/>
        <w:rPr>
          <w:rFonts w:ascii="Times New Roman" w:eastAsia="宋体"/>
          <w:sz w:val="24"/>
        </w:rPr>
      </w:pPr>
      <w:r>
        <w:rPr>
          <w:rFonts w:ascii="Times New Roman" w:eastAsia="宋体" w:hint="eastAsia"/>
          <w:sz w:val="24"/>
        </w:rPr>
        <w:t>2</w:t>
      </w:r>
      <w:r>
        <w:rPr>
          <w:rFonts w:ascii="Times New Roman" w:eastAsia="宋体" w:hint="eastAsia"/>
          <w:sz w:val="24"/>
        </w:rPr>
        <w:t>、</w:t>
      </w:r>
      <w:r>
        <w:rPr>
          <w:rFonts w:ascii="Times New Roman" w:eastAsia="宋体"/>
          <w:sz w:val="24"/>
        </w:rPr>
        <w:t>词法分析器的实现</w:t>
      </w:r>
    </w:p>
    <w:p w14:paraId="2D78BDE9" w14:textId="5552ACCB" w:rsidR="00963861" w:rsidRDefault="00963861" w:rsidP="00963861">
      <w:pPr>
        <w:spacing w:line="288" w:lineRule="auto"/>
        <w:ind w:firstLine="482"/>
        <w:rPr>
          <w:rFonts w:ascii="Times New Roman" w:eastAsia="宋体"/>
          <w:sz w:val="24"/>
        </w:rPr>
      </w:pPr>
      <w:r>
        <w:rPr>
          <w:rFonts w:ascii="Times New Roman" w:eastAsia="宋体" w:hint="eastAsia"/>
          <w:sz w:val="24"/>
        </w:rPr>
        <w:t>在</w:t>
      </w:r>
      <w:r>
        <w:rPr>
          <w:rFonts w:ascii="Times New Roman" w:eastAsia="宋体"/>
          <w:sz w:val="24"/>
        </w:rPr>
        <w:t>A66</w:t>
      </w:r>
      <w:r>
        <w:rPr>
          <w:rFonts w:ascii="Times New Roman" w:eastAsia="宋体"/>
          <w:sz w:val="24"/>
        </w:rPr>
        <w:t>语法分析器中，词法分析器负责将源代码转换成词法单元序列。词法单元是最小的语法单元，包含了一个标记和一个属性值。在</w:t>
      </w:r>
      <w:r>
        <w:rPr>
          <w:rFonts w:ascii="Times New Roman" w:eastAsia="宋体"/>
          <w:sz w:val="24"/>
        </w:rPr>
        <w:t>A66</w:t>
      </w:r>
      <w:r>
        <w:rPr>
          <w:rFonts w:ascii="Times New Roman" w:eastAsia="宋体"/>
          <w:sz w:val="24"/>
        </w:rPr>
        <w:t>语言中，词法单元可以定义为：</w:t>
      </w:r>
    </w:p>
    <w:p w14:paraId="0C1A714F" w14:textId="77777777" w:rsidR="00963861" w:rsidRDefault="00963861" w:rsidP="00E731DA">
      <w:pPr>
        <w:spacing w:line="288" w:lineRule="auto"/>
        <w:ind w:firstLine="482"/>
        <w:jc w:val="center"/>
        <w:rPr>
          <w:rFonts w:ascii="Times New Roman" w:eastAsia="宋体"/>
          <w:sz w:val="24"/>
        </w:rPr>
      </w:pPr>
      <w:r>
        <w:rPr>
          <w:noProof/>
        </w:rPr>
        <w:drawing>
          <wp:inline distT="0" distB="0" distL="0" distR="0" wp14:anchorId="4CAFAA12" wp14:editId="0A1C6383">
            <wp:extent cx="3580952" cy="2295238"/>
            <wp:effectExtent l="0" t="0" r="635" b="0"/>
            <wp:docPr id="1270529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29278" name=""/>
                    <pic:cNvPicPr/>
                  </pic:nvPicPr>
                  <pic:blipFill>
                    <a:blip r:embed="rId24"/>
                    <a:stretch>
                      <a:fillRect/>
                    </a:stretch>
                  </pic:blipFill>
                  <pic:spPr>
                    <a:xfrm>
                      <a:off x="0" y="0"/>
                      <a:ext cx="3580952" cy="2295238"/>
                    </a:xfrm>
                    <a:prstGeom prst="rect">
                      <a:avLst/>
                    </a:prstGeom>
                  </pic:spPr>
                </pic:pic>
              </a:graphicData>
            </a:graphic>
          </wp:inline>
        </w:drawing>
      </w:r>
    </w:p>
    <w:p w14:paraId="43BEA97B" w14:textId="090A1593" w:rsidR="00E731DA" w:rsidRDefault="00E731DA" w:rsidP="00E731DA">
      <w:pPr>
        <w:pStyle w:val="ac"/>
        <w:rPr>
          <w:rFonts w:hint="eastAsia"/>
        </w:rPr>
      </w:pPr>
      <w:r>
        <w:rPr>
          <w:rFonts w:hint="eastAsia"/>
        </w:rPr>
        <w:t>图</w:t>
      </w:r>
      <w:r>
        <w:rPr>
          <w:rFonts w:hint="eastAsia"/>
        </w:rPr>
        <w:t>5</w:t>
      </w:r>
      <w:r>
        <w:t>-2-</w:t>
      </w:r>
      <w:r w:rsidR="0067584B">
        <w:t>4</w:t>
      </w:r>
      <w:r>
        <w:t xml:space="preserve"> </w:t>
      </w:r>
      <w:r>
        <w:rPr>
          <w:rFonts w:hint="eastAsia"/>
        </w:rPr>
        <w:t>语法分析器实现</w:t>
      </w:r>
    </w:p>
    <w:p w14:paraId="4F952EBE"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其中，</w:t>
      </w:r>
      <w:del w:id="177" w:author="司马吴空" w:date="2023-10-15T14:58:00Z">
        <w:r w:rsidDel="00111EFD">
          <w:rPr>
            <w:rFonts w:ascii="Times New Roman" w:eastAsia="宋体"/>
            <w:sz w:val="24"/>
          </w:rPr>
          <w:delText>`</w:delText>
        </w:r>
      </w:del>
      <w:r>
        <w:rPr>
          <w:rFonts w:ascii="Times New Roman" w:eastAsia="宋体"/>
          <w:sz w:val="24"/>
        </w:rPr>
        <w:t>TokenType</w:t>
      </w:r>
      <w:del w:id="178" w:author="司马吴空" w:date="2023-10-15T14:58:00Z">
        <w:r w:rsidDel="00111EFD">
          <w:rPr>
            <w:rFonts w:ascii="Times New Roman" w:eastAsia="宋体"/>
            <w:sz w:val="24"/>
          </w:rPr>
          <w:delText>`</w:delText>
        </w:r>
      </w:del>
      <w:r>
        <w:rPr>
          <w:rFonts w:ascii="Times New Roman" w:eastAsia="宋体"/>
          <w:sz w:val="24"/>
        </w:rPr>
        <w:t>表示词法单元类型，包括标签、操作码、寄存器、标识符、数字、逗号和冒号等；</w:t>
      </w:r>
      <w:del w:id="179" w:author="司马吴空" w:date="2023-10-15T14:58:00Z">
        <w:r w:rsidDel="00111EFD">
          <w:rPr>
            <w:rFonts w:ascii="Times New Roman" w:eastAsia="宋体"/>
            <w:sz w:val="24"/>
          </w:rPr>
          <w:delText>`</w:delText>
        </w:r>
      </w:del>
      <w:r>
        <w:rPr>
          <w:rFonts w:ascii="Times New Roman" w:eastAsia="宋体"/>
          <w:sz w:val="24"/>
        </w:rPr>
        <w:t>Token</w:t>
      </w:r>
      <w:del w:id="180" w:author="司马吴空" w:date="2023-10-15T14:58:00Z">
        <w:r w:rsidDel="00111EFD">
          <w:rPr>
            <w:rFonts w:ascii="Times New Roman" w:eastAsia="宋体"/>
            <w:sz w:val="24"/>
          </w:rPr>
          <w:delText>`</w:delText>
        </w:r>
      </w:del>
      <w:r>
        <w:rPr>
          <w:rFonts w:ascii="Times New Roman" w:eastAsia="宋体"/>
          <w:sz w:val="24"/>
        </w:rPr>
        <w:t>表示一个完整的词法单元，包含了词法单元类型和属性值。</w:t>
      </w:r>
    </w:p>
    <w:p w14:paraId="292F20B1"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词法分析器使用有限状态自动机（</w:t>
      </w:r>
      <w:r>
        <w:rPr>
          <w:rFonts w:ascii="Times New Roman" w:eastAsia="宋体"/>
          <w:sz w:val="24"/>
        </w:rPr>
        <w:t>DFA</w:t>
      </w:r>
      <w:r>
        <w:rPr>
          <w:rFonts w:ascii="Times New Roman" w:eastAsia="宋体"/>
          <w:sz w:val="24"/>
        </w:rPr>
        <w:t>）来实现。它从源代码的开头开始</w:t>
      </w:r>
      <w:r>
        <w:rPr>
          <w:rFonts w:ascii="Times New Roman" w:eastAsia="宋体"/>
          <w:sz w:val="24"/>
        </w:rPr>
        <w:lastRenderedPageBreak/>
        <w:t>扫描，逐个字符地读取源代码，并根据当前状态和读入字符来确定下一个状态。当读取到一个完整的词法单元时，它会将该词法单元添加到词法单元序列中，并继续扫描源代码。如果遇到不能识别的字符或无法转换到下一个状态，则会报告词法错误。</w:t>
      </w:r>
    </w:p>
    <w:p w14:paraId="1005EED6" w14:textId="77777777" w:rsidR="00963861" w:rsidRDefault="00963861" w:rsidP="00963861">
      <w:pPr>
        <w:spacing w:line="288" w:lineRule="auto"/>
        <w:ind w:firstLine="482"/>
        <w:outlineLvl w:val="3"/>
        <w:rPr>
          <w:rFonts w:ascii="Times New Roman" w:eastAsia="宋体"/>
          <w:sz w:val="24"/>
        </w:rPr>
      </w:pPr>
      <w:r>
        <w:rPr>
          <w:rFonts w:ascii="Times New Roman" w:eastAsia="宋体" w:hint="eastAsia"/>
          <w:sz w:val="24"/>
        </w:rPr>
        <w:t>3</w:t>
      </w:r>
      <w:r>
        <w:rPr>
          <w:rFonts w:ascii="Times New Roman" w:eastAsia="宋体" w:hint="eastAsia"/>
          <w:sz w:val="24"/>
        </w:rPr>
        <w:t>、</w:t>
      </w:r>
      <w:r>
        <w:rPr>
          <w:rFonts w:ascii="Times New Roman" w:eastAsia="宋体"/>
          <w:sz w:val="24"/>
        </w:rPr>
        <w:t>语法分析器的实现</w:t>
      </w:r>
    </w:p>
    <w:p w14:paraId="4EA834A0"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w:t>
      </w:r>
      <w:r>
        <w:rPr>
          <w:rFonts w:ascii="Times New Roman" w:eastAsia="宋体"/>
          <w:sz w:val="24"/>
        </w:rPr>
        <w:t>A66</w:t>
      </w:r>
      <w:r>
        <w:rPr>
          <w:rFonts w:ascii="Times New Roman" w:eastAsia="宋体"/>
          <w:sz w:val="24"/>
        </w:rPr>
        <w:t>语法分析器中，语法分析器负责将词法单元序列转换成语法树，并进行语义分析和代码生成等后续处理。语法分析器使用自顶向下的递归下降方法实现。</w:t>
      </w:r>
    </w:p>
    <w:p w14:paraId="25F7B066"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递归下降方法是一种基于语法规则的自上而下的分析方法，通过递归地向下匹配语法规则来构建语法树。在这个过程中，它会根据当前的词法单元和语法规则进行判断，并调用相应的子函数来处理子表达式。</w:t>
      </w:r>
    </w:p>
    <w:p w14:paraId="2A36FD77" w14:textId="4C8C4A42" w:rsidR="00963861" w:rsidRDefault="00963861" w:rsidP="00963861">
      <w:pPr>
        <w:spacing w:line="288" w:lineRule="auto"/>
        <w:ind w:firstLine="482"/>
        <w:rPr>
          <w:rFonts w:ascii="Times New Roman" w:eastAsia="宋体"/>
          <w:sz w:val="24"/>
        </w:rPr>
      </w:pPr>
      <w:r>
        <w:rPr>
          <w:rFonts w:ascii="Times New Roman" w:eastAsia="宋体" w:hint="eastAsia"/>
          <w:sz w:val="24"/>
        </w:rPr>
        <w:t>在</w:t>
      </w:r>
      <w:r>
        <w:rPr>
          <w:rFonts w:ascii="Times New Roman" w:eastAsia="宋体"/>
          <w:sz w:val="24"/>
        </w:rPr>
        <w:t>A66</w:t>
      </w:r>
      <w:r>
        <w:rPr>
          <w:rFonts w:ascii="Times New Roman" w:eastAsia="宋体"/>
          <w:sz w:val="24"/>
        </w:rPr>
        <w:t>语法分析器中，我们首先定义了一个</w:t>
      </w:r>
      <w:r w:rsidR="00111EFD">
        <w:rPr>
          <w:rFonts w:ascii="Times New Roman" w:eastAsia="宋体" w:hint="eastAsia"/>
          <w:sz w:val="24"/>
        </w:rPr>
        <w:t>Parse</w:t>
      </w:r>
      <w:r w:rsidR="00111EFD">
        <w:rPr>
          <w:rFonts w:ascii="Times New Roman" w:eastAsia="宋体" w:hint="eastAsia"/>
          <w:sz w:val="24"/>
        </w:rPr>
        <w:t>作用域</w:t>
      </w:r>
      <w:r>
        <w:rPr>
          <w:rFonts w:ascii="Times New Roman" w:eastAsia="宋体"/>
          <w:sz w:val="24"/>
        </w:rPr>
        <w:t>来表示语法分析器。在</w:t>
      </w:r>
      <w:r>
        <w:rPr>
          <w:rFonts w:ascii="Times New Roman" w:eastAsia="宋体"/>
          <w:sz w:val="24"/>
        </w:rPr>
        <w:t>Pars</w:t>
      </w:r>
      <w:r w:rsidR="0067584B">
        <w:rPr>
          <w:rFonts w:ascii="Times New Roman" w:eastAsia="宋体"/>
          <w:sz w:val="24"/>
        </w:rPr>
        <w:t>e</w:t>
      </w:r>
      <w:r w:rsidR="0067584B">
        <w:rPr>
          <w:rFonts w:ascii="Times New Roman" w:eastAsia="宋体" w:hint="eastAsia"/>
          <w:sz w:val="24"/>
        </w:rPr>
        <w:t>作用域中</w:t>
      </w:r>
      <w:r>
        <w:rPr>
          <w:rFonts w:ascii="Times New Roman" w:eastAsia="宋体"/>
          <w:sz w:val="24"/>
        </w:rPr>
        <w:t>，我们定义了以下函数：</w:t>
      </w:r>
    </w:p>
    <w:p w14:paraId="1AA691DA" w14:textId="1C085C88" w:rsidR="00963861" w:rsidRDefault="005B0D54" w:rsidP="00E731DA">
      <w:pPr>
        <w:spacing w:line="288" w:lineRule="auto"/>
        <w:ind w:firstLine="482"/>
        <w:jc w:val="center"/>
        <w:rPr>
          <w:rFonts w:ascii="Times New Roman" w:eastAsia="宋体"/>
          <w:sz w:val="24"/>
        </w:rPr>
      </w:pPr>
      <w:r>
        <w:rPr>
          <w:noProof/>
        </w:rPr>
        <w:drawing>
          <wp:inline distT="0" distB="0" distL="0" distR="0" wp14:anchorId="1649AB9A" wp14:editId="06CA5AC1">
            <wp:extent cx="5274310" cy="3952240"/>
            <wp:effectExtent l="0" t="0" r="0" b="0"/>
            <wp:docPr id="316458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58889" name=""/>
                    <pic:cNvPicPr/>
                  </pic:nvPicPr>
                  <pic:blipFill>
                    <a:blip r:embed="rId25"/>
                    <a:stretch>
                      <a:fillRect/>
                    </a:stretch>
                  </pic:blipFill>
                  <pic:spPr>
                    <a:xfrm>
                      <a:off x="0" y="0"/>
                      <a:ext cx="5274310" cy="3952240"/>
                    </a:xfrm>
                    <a:prstGeom prst="rect">
                      <a:avLst/>
                    </a:prstGeom>
                  </pic:spPr>
                </pic:pic>
              </a:graphicData>
            </a:graphic>
          </wp:inline>
        </w:drawing>
      </w:r>
    </w:p>
    <w:p w14:paraId="2F43421B" w14:textId="19AFC419" w:rsidR="000F5EDE" w:rsidRDefault="00E731DA" w:rsidP="000F5EDE">
      <w:pPr>
        <w:pStyle w:val="ac"/>
        <w:rPr>
          <w:rFonts w:hint="eastAsia"/>
        </w:rPr>
        <w:pPrChange w:id="181" w:author="司马吴空" w:date="2023-10-15T14:59:00Z">
          <w:pPr>
            <w:spacing w:line="288" w:lineRule="auto"/>
            <w:ind w:firstLine="482"/>
            <w:jc w:val="center"/>
          </w:pPr>
        </w:pPrChange>
      </w:pPr>
      <w:r>
        <w:rPr>
          <w:rFonts w:hint="eastAsia"/>
        </w:rPr>
        <w:t>图</w:t>
      </w:r>
      <w:r w:rsidR="0067584B">
        <w:rPr>
          <w:rFonts w:hint="eastAsia"/>
        </w:rPr>
        <w:t>5</w:t>
      </w:r>
      <w:r w:rsidR="0067584B">
        <w:t xml:space="preserve">-2-5 </w:t>
      </w:r>
      <w:ins w:id="182" w:author="司马吴空" w:date="2023-10-15T14:59:00Z">
        <w:r w:rsidR="000F5EDE">
          <w:t>Parse</w:t>
        </w:r>
        <w:r w:rsidR="000F5EDE">
          <w:rPr>
            <w:rFonts w:hint="eastAsia"/>
          </w:rPr>
          <w:t>作用域</w:t>
        </w:r>
      </w:ins>
    </w:p>
    <w:p w14:paraId="3F5180E2"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其中，</w:t>
      </w:r>
      <w:del w:id="183" w:author="司马吴空" w:date="2023-10-15T14:58:00Z">
        <w:r w:rsidDel="00111EFD">
          <w:rPr>
            <w:rFonts w:ascii="Times New Roman" w:eastAsia="宋体"/>
            <w:sz w:val="24"/>
          </w:rPr>
          <w:delText>`</w:delText>
        </w:r>
      </w:del>
      <w:r>
        <w:rPr>
          <w:rFonts w:ascii="Times New Roman" w:eastAsia="宋体"/>
          <w:sz w:val="24"/>
        </w:rPr>
        <w:t>Parser(vector&lt;Token&gt;&amp; tokens)</w:t>
      </w:r>
      <w:del w:id="184" w:author="司马吴空" w:date="2023-10-15T14:58:00Z">
        <w:r w:rsidDel="00111EFD">
          <w:rPr>
            <w:rFonts w:ascii="Times New Roman" w:eastAsia="宋体"/>
            <w:sz w:val="24"/>
          </w:rPr>
          <w:delText>`</w:delText>
        </w:r>
      </w:del>
      <w:r>
        <w:rPr>
          <w:rFonts w:ascii="Times New Roman" w:eastAsia="宋体"/>
          <w:sz w:val="24"/>
        </w:rPr>
        <w:t>是构造函数，用于初始化词法单元序列；</w:t>
      </w:r>
      <w:del w:id="185" w:author="司马吴空" w:date="2023-10-15T14:58:00Z">
        <w:r w:rsidDel="00111EFD">
          <w:rPr>
            <w:rFonts w:ascii="Times New Roman" w:eastAsia="宋体"/>
            <w:sz w:val="24"/>
          </w:rPr>
          <w:delText>`</w:delText>
        </w:r>
      </w:del>
      <w:r>
        <w:rPr>
          <w:rFonts w:ascii="Times New Roman" w:eastAsia="宋体"/>
          <w:sz w:val="24"/>
        </w:rPr>
        <w:t>parse()</w:t>
      </w:r>
      <w:del w:id="186" w:author="司马吴空" w:date="2023-10-15T14:58:00Z">
        <w:r w:rsidDel="00111EFD">
          <w:rPr>
            <w:rFonts w:ascii="Times New Roman" w:eastAsia="宋体"/>
            <w:sz w:val="24"/>
          </w:rPr>
          <w:delText>`</w:delText>
        </w:r>
      </w:del>
      <w:r>
        <w:rPr>
          <w:rFonts w:ascii="Times New Roman" w:eastAsia="宋体"/>
          <w:sz w:val="24"/>
        </w:rPr>
        <w:t>是解析函数，用于将词法单元序列转换成语法树；</w:t>
      </w:r>
      <w:del w:id="187" w:author="司马吴空" w:date="2023-10-15T14:58:00Z">
        <w:r w:rsidDel="00111EFD">
          <w:rPr>
            <w:rFonts w:ascii="Times New Roman" w:eastAsia="宋体"/>
            <w:sz w:val="24"/>
          </w:rPr>
          <w:delText>`</w:delText>
        </w:r>
      </w:del>
      <w:r>
        <w:rPr>
          <w:rFonts w:ascii="Times New Roman" w:eastAsia="宋体"/>
          <w:sz w:val="24"/>
        </w:rPr>
        <w:t>print()</w:t>
      </w:r>
      <w:del w:id="188" w:author="司马吴空" w:date="2023-10-15T14:58:00Z">
        <w:r w:rsidDel="00111EFD">
          <w:rPr>
            <w:rFonts w:ascii="Times New Roman" w:eastAsia="宋体"/>
            <w:sz w:val="24"/>
          </w:rPr>
          <w:delText>`</w:delText>
        </w:r>
      </w:del>
      <w:r>
        <w:rPr>
          <w:rFonts w:ascii="Times New Roman" w:eastAsia="宋体"/>
          <w:sz w:val="24"/>
        </w:rPr>
        <w:t>是打印函数，用于打印生成的语法树；</w:t>
      </w:r>
      <w:del w:id="189" w:author="司马吴空" w:date="2023-10-15T14:58:00Z">
        <w:r w:rsidDel="00111EFD">
          <w:rPr>
            <w:rFonts w:ascii="Times New Roman" w:eastAsia="宋体"/>
            <w:sz w:val="24"/>
          </w:rPr>
          <w:delText>`</w:delText>
        </w:r>
      </w:del>
      <w:r>
        <w:rPr>
          <w:rFonts w:ascii="Times New Roman" w:eastAsia="宋体"/>
          <w:sz w:val="24"/>
        </w:rPr>
        <w:t>error(string msg)</w:t>
      </w:r>
      <w:del w:id="190" w:author="司马吴空" w:date="2023-10-15T14:58:00Z">
        <w:r w:rsidDel="00111EFD">
          <w:rPr>
            <w:rFonts w:ascii="Times New Roman" w:eastAsia="宋体"/>
            <w:sz w:val="24"/>
          </w:rPr>
          <w:delText>`</w:delText>
        </w:r>
      </w:del>
      <w:r>
        <w:rPr>
          <w:rFonts w:ascii="Times New Roman" w:eastAsia="宋体"/>
          <w:sz w:val="24"/>
        </w:rPr>
        <w:t>是错误处理函数，用于报告语法错误。</w:t>
      </w:r>
    </w:p>
    <w:p w14:paraId="34CA4295"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在解析函数</w:t>
      </w:r>
      <w:del w:id="191" w:author="司马吴空" w:date="2023-10-15T14:58:00Z">
        <w:r w:rsidDel="00111EFD">
          <w:rPr>
            <w:rFonts w:ascii="Times New Roman" w:eastAsia="宋体"/>
            <w:sz w:val="24"/>
          </w:rPr>
          <w:delText>`</w:delText>
        </w:r>
      </w:del>
      <w:r>
        <w:rPr>
          <w:rFonts w:ascii="Times New Roman" w:eastAsia="宋体"/>
          <w:sz w:val="24"/>
        </w:rPr>
        <w:t>parse()</w:t>
      </w:r>
      <w:del w:id="192" w:author="司马吴空" w:date="2023-10-15T14:58:00Z">
        <w:r w:rsidDel="00111EFD">
          <w:rPr>
            <w:rFonts w:ascii="Times New Roman" w:eastAsia="宋体"/>
            <w:sz w:val="24"/>
          </w:rPr>
          <w:delText>`</w:delText>
        </w:r>
      </w:del>
      <w:r>
        <w:rPr>
          <w:rFonts w:ascii="Times New Roman" w:eastAsia="宋体"/>
          <w:sz w:val="24"/>
        </w:rPr>
        <w:t>中，我们首先调用</w:t>
      </w:r>
      <w:del w:id="193" w:author="司马吴空" w:date="2023-10-15T14:58:00Z">
        <w:r w:rsidDel="00111EFD">
          <w:rPr>
            <w:rFonts w:ascii="Times New Roman" w:eastAsia="宋体"/>
            <w:sz w:val="24"/>
          </w:rPr>
          <w:delText>`</w:delText>
        </w:r>
      </w:del>
      <w:r>
        <w:rPr>
          <w:rFonts w:ascii="Times New Roman" w:eastAsia="宋体"/>
          <w:sz w:val="24"/>
        </w:rPr>
        <w:t>program()</w:t>
      </w:r>
      <w:del w:id="194" w:author="司马吴空" w:date="2023-10-15T14:58:00Z">
        <w:r w:rsidDel="00111EFD">
          <w:rPr>
            <w:rFonts w:ascii="Times New Roman" w:eastAsia="宋体"/>
            <w:sz w:val="24"/>
          </w:rPr>
          <w:delText>`</w:delText>
        </w:r>
      </w:del>
      <w:r>
        <w:rPr>
          <w:rFonts w:ascii="Times New Roman" w:eastAsia="宋体"/>
          <w:sz w:val="24"/>
        </w:rPr>
        <w:t>函数来解析整个程序，并将其作为根节点保存到成员变量</w:t>
      </w:r>
      <w:del w:id="195" w:author="司马吴空" w:date="2023-10-15T14:58:00Z">
        <w:r w:rsidDel="00111EFD">
          <w:rPr>
            <w:rFonts w:ascii="Times New Roman" w:eastAsia="宋体"/>
            <w:sz w:val="24"/>
          </w:rPr>
          <w:delText>`</w:delText>
        </w:r>
      </w:del>
      <w:r>
        <w:rPr>
          <w:rFonts w:ascii="Times New Roman" w:eastAsia="宋体"/>
          <w:sz w:val="24"/>
        </w:rPr>
        <w:t>root_</w:t>
      </w:r>
      <w:del w:id="196" w:author="司马吴空" w:date="2023-10-15T14:58:00Z">
        <w:r w:rsidDel="00111EFD">
          <w:rPr>
            <w:rFonts w:ascii="Times New Roman" w:eastAsia="宋体"/>
            <w:sz w:val="24"/>
          </w:rPr>
          <w:delText>`</w:delText>
        </w:r>
      </w:del>
      <w:r>
        <w:rPr>
          <w:rFonts w:ascii="Times New Roman" w:eastAsia="宋体"/>
          <w:sz w:val="24"/>
        </w:rPr>
        <w:t>中。然后，我们检查是否有未处理的词</w:t>
      </w:r>
      <w:r>
        <w:rPr>
          <w:rFonts w:ascii="Times New Roman" w:eastAsia="宋体"/>
          <w:sz w:val="24"/>
        </w:rPr>
        <w:lastRenderedPageBreak/>
        <w:t>法单元，并报告相应的错误信息。</w:t>
      </w:r>
    </w:p>
    <w:p w14:paraId="4E6917DC"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在各个子函数中，我们按照</w:t>
      </w:r>
      <w:r>
        <w:rPr>
          <w:rFonts w:ascii="Times New Roman" w:eastAsia="宋体"/>
          <w:sz w:val="24"/>
        </w:rPr>
        <w:t>BNF</w:t>
      </w:r>
      <w:r>
        <w:rPr>
          <w:rFonts w:ascii="Times New Roman" w:eastAsia="宋体"/>
          <w:sz w:val="24"/>
        </w:rPr>
        <w:t>范式递归地构建语法树。例如，在</w:t>
      </w:r>
      <w:del w:id="197" w:author="司马吴空" w:date="2023-10-15T14:58:00Z">
        <w:r w:rsidDel="00111EFD">
          <w:rPr>
            <w:rFonts w:ascii="Times New Roman" w:eastAsia="宋体"/>
            <w:sz w:val="24"/>
          </w:rPr>
          <w:delText>`</w:delText>
        </w:r>
      </w:del>
      <w:r>
        <w:rPr>
          <w:rFonts w:ascii="Times New Roman" w:eastAsia="宋体"/>
          <w:sz w:val="24"/>
        </w:rPr>
        <w:t>program()</w:t>
      </w:r>
      <w:del w:id="198" w:author="司马吴空" w:date="2023-10-15T14:58:00Z">
        <w:r w:rsidDel="00111EFD">
          <w:rPr>
            <w:rFonts w:ascii="Times New Roman" w:eastAsia="宋体"/>
            <w:sz w:val="24"/>
          </w:rPr>
          <w:delText>`</w:delText>
        </w:r>
      </w:del>
      <w:r>
        <w:rPr>
          <w:rFonts w:ascii="Times New Roman" w:eastAsia="宋体"/>
          <w:sz w:val="24"/>
        </w:rPr>
        <w:t>函数中，我们首先调用</w:t>
      </w:r>
      <w:del w:id="199" w:author="司马吴空" w:date="2023-10-15T14:58:00Z">
        <w:r w:rsidDel="00111EFD">
          <w:rPr>
            <w:rFonts w:ascii="Times New Roman" w:eastAsia="宋体"/>
            <w:sz w:val="24"/>
          </w:rPr>
          <w:delText>`</w:delText>
        </w:r>
      </w:del>
      <w:r>
        <w:rPr>
          <w:rFonts w:ascii="Times New Roman" w:eastAsia="宋体"/>
          <w:sz w:val="24"/>
        </w:rPr>
        <w:t>statement()</w:t>
      </w:r>
      <w:del w:id="200" w:author="司马吴空" w:date="2023-10-15T14:58:00Z">
        <w:r w:rsidDel="00111EFD">
          <w:rPr>
            <w:rFonts w:ascii="Times New Roman" w:eastAsia="宋体"/>
            <w:sz w:val="24"/>
          </w:rPr>
          <w:delText>`</w:delText>
        </w:r>
      </w:del>
      <w:r>
        <w:rPr>
          <w:rFonts w:ascii="Times New Roman" w:eastAsia="宋体"/>
          <w:sz w:val="24"/>
        </w:rPr>
        <w:t>函数来解析第一条语句，并将其作为左子节点保存到根节点中。然后，如果还有未处理的词法单元，则递归调用</w:t>
      </w:r>
      <w:del w:id="201" w:author="司马吴空" w:date="2023-10-15T14:58:00Z">
        <w:r w:rsidDel="00111EFD">
          <w:rPr>
            <w:rFonts w:ascii="Times New Roman" w:eastAsia="宋体"/>
            <w:sz w:val="24"/>
          </w:rPr>
          <w:delText>`</w:delText>
        </w:r>
      </w:del>
      <w:r>
        <w:rPr>
          <w:rFonts w:ascii="Times New Roman" w:eastAsia="宋体"/>
          <w:sz w:val="24"/>
        </w:rPr>
        <w:t>statement()</w:t>
      </w:r>
      <w:del w:id="202" w:author="司马吴空" w:date="2023-10-15T14:58:00Z">
        <w:r w:rsidDel="00111EFD">
          <w:rPr>
            <w:rFonts w:ascii="Times New Roman" w:eastAsia="宋体"/>
            <w:sz w:val="24"/>
          </w:rPr>
          <w:delText>`</w:delText>
        </w:r>
      </w:del>
      <w:r>
        <w:rPr>
          <w:rFonts w:ascii="Times New Roman" w:eastAsia="宋体"/>
          <w:sz w:val="24"/>
        </w:rPr>
        <w:t>函数来解析后续的语句，并将其作为右子节点保存到根节点中。</w:t>
      </w:r>
    </w:p>
    <w:p w14:paraId="30C52292"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具体来说，在各个子函数中，我们首先检查当前的词法单元是否符合语法规则。如果符合，则创建一个新节点，并递归调用相应的子函数来解析子表达式，并将其作为左右子节点保存到新节点中。否则，报告相应的错误信息。</w:t>
      </w:r>
    </w:p>
    <w:p w14:paraId="15CC181A" w14:textId="77777777" w:rsidR="00963861" w:rsidRDefault="00963861" w:rsidP="00963861">
      <w:pPr>
        <w:spacing w:line="288" w:lineRule="auto"/>
        <w:ind w:firstLine="482"/>
        <w:outlineLvl w:val="3"/>
        <w:rPr>
          <w:rFonts w:ascii="Times New Roman" w:eastAsia="宋体"/>
          <w:sz w:val="24"/>
        </w:rPr>
      </w:pPr>
      <w:r>
        <w:rPr>
          <w:rFonts w:ascii="Times New Roman" w:eastAsia="宋体" w:hint="eastAsia"/>
          <w:sz w:val="24"/>
        </w:rPr>
        <w:t>4</w:t>
      </w:r>
      <w:r>
        <w:rPr>
          <w:rFonts w:ascii="Times New Roman" w:eastAsia="宋体" w:hint="eastAsia"/>
          <w:sz w:val="24"/>
        </w:rPr>
        <w:t>、语法树的构建</w:t>
      </w:r>
    </w:p>
    <w:p w14:paraId="51C567D9"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在语法分析器中，语法树是一个重要的数据结构，它用于表示源代码的语法结构。在</w:t>
      </w:r>
      <w:r>
        <w:rPr>
          <w:rFonts w:ascii="Times New Roman" w:eastAsia="宋体"/>
          <w:sz w:val="24"/>
        </w:rPr>
        <w:t>A66</w:t>
      </w:r>
      <w:r>
        <w:rPr>
          <w:rFonts w:ascii="Times New Roman" w:eastAsia="宋体"/>
          <w:sz w:val="24"/>
        </w:rPr>
        <w:t>语法分析器中，我们可以使用</w:t>
      </w:r>
      <w:r>
        <w:rPr>
          <w:rFonts w:ascii="Times New Roman" w:eastAsia="宋体"/>
          <w:sz w:val="24"/>
        </w:rPr>
        <w:t>TreeNode</w:t>
      </w:r>
      <w:r>
        <w:rPr>
          <w:rFonts w:ascii="Times New Roman" w:eastAsia="宋体"/>
          <w:sz w:val="24"/>
        </w:rPr>
        <w:t>类来表示语法树的节点，每个节点包含以下信息：</w:t>
      </w:r>
    </w:p>
    <w:p w14:paraId="1D2DD7D6" w14:textId="77777777" w:rsidR="00963861" w:rsidRDefault="00963861" w:rsidP="00963861">
      <w:pPr>
        <w:spacing w:line="288" w:lineRule="auto"/>
        <w:ind w:firstLine="482"/>
        <w:rPr>
          <w:rFonts w:ascii="Times New Roman" w:eastAsia="宋体"/>
          <w:sz w:val="24"/>
        </w:rPr>
      </w:pPr>
      <w:r>
        <w:rPr>
          <w:rFonts w:ascii="Times New Roman" w:eastAsia="宋体"/>
          <w:sz w:val="24"/>
        </w:rPr>
        <w:t>type</w:t>
      </w:r>
      <w:r>
        <w:rPr>
          <w:rFonts w:ascii="Times New Roman" w:eastAsia="宋体"/>
          <w:sz w:val="24"/>
        </w:rPr>
        <w:t>：节点类型，用于区分不同的节点类型，例如标签、指令、操作符等。</w:t>
      </w:r>
    </w:p>
    <w:p w14:paraId="02BDE4B8" w14:textId="77777777" w:rsidR="00963861" w:rsidRDefault="00963861" w:rsidP="00963861">
      <w:pPr>
        <w:spacing w:line="288" w:lineRule="auto"/>
        <w:ind w:firstLine="482"/>
        <w:rPr>
          <w:rFonts w:ascii="Times New Roman" w:eastAsia="宋体"/>
          <w:sz w:val="24"/>
        </w:rPr>
      </w:pPr>
      <w:r>
        <w:rPr>
          <w:rFonts w:ascii="Times New Roman" w:eastAsia="宋体"/>
          <w:sz w:val="24"/>
        </w:rPr>
        <w:t>value</w:t>
      </w:r>
      <w:r>
        <w:rPr>
          <w:rFonts w:ascii="Times New Roman" w:eastAsia="宋体"/>
          <w:sz w:val="24"/>
        </w:rPr>
        <w:t>：节点值，用于存储节点的具体内容，例如标签名、指令助记符、操作符等。</w:t>
      </w:r>
    </w:p>
    <w:p w14:paraId="49FC0E41" w14:textId="77777777" w:rsidR="00963861" w:rsidRDefault="00963861" w:rsidP="00963861">
      <w:pPr>
        <w:spacing w:line="288" w:lineRule="auto"/>
        <w:ind w:firstLine="482"/>
        <w:rPr>
          <w:rFonts w:ascii="Times New Roman" w:eastAsia="宋体"/>
          <w:sz w:val="24"/>
        </w:rPr>
      </w:pPr>
      <w:r>
        <w:rPr>
          <w:rFonts w:ascii="Times New Roman" w:eastAsia="宋体"/>
          <w:sz w:val="24"/>
        </w:rPr>
        <w:t>left</w:t>
      </w:r>
      <w:r>
        <w:rPr>
          <w:rFonts w:ascii="Times New Roman" w:eastAsia="宋体"/>
          <w:sz w:val="24"/>
        </w:rPr>
        <w:t>：左子树指针，用于指向左子树。</w:t>
      </w:r>
    </w:p>
    <w:p w14:paraId="65BBC248" w14:textId="77777777" w:rsidR="00963861" w:rsidRDefault="00963861" w:rsidP="00963861">
      <w:pPr>
        <w:spacing w:line="288" w:lineRule="auto"/>
        <w:ind w:firstLine="482"/>
        <w:rPr>
          <w:rFonts w:ascii="Times New Roman" w:eastAsia="宋体"/>
          <w:sz w:val="24"/>
        </w:rPr>
      </w:pPr>
      <w:r>
        <w:rPr>
          <w:rFonts w:ascii="Times New Roman" w:eastAsia="宋体"/>
          <w:sz w:val="24"/>
        </w:rPr>
        <w:t>right</w:t>
      </w:r>
      <w:r>
        <w:rPr>
          <w:rFonts w:ascii="Times New Roman" w:eastAsia="宋体"/>
          <w:sz w:val="24"/>
        </w:rPr>
        <w:t>：右子树指针，用于指向右子树。</w:t>
      </w:r>
    </w:p>
    <w:p w14:paraId="6F193FDC"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在语法分析器中，我们可以通过递归地调用各个子函数来构建语法树。例如，在处理</w:t>
      </w:r>
      <w:r>
        <w:rPr>
          <w:rFonts w:ascii="Times New Roman" w:eastAsia="宋体"/>
          <w:sz w:val="24"/>
        </w:rPr>
        <w:t>&lt;program&gt;</w:t>
      </w:r>
      <w:r>
        <w:rPr>
          <w:rFonts w:ascii="Times New Roman" w:eastAsia="宋体"/>
          <w:sz w:val="24"/>
        </w:rPr>
        <w:t>规则时，我们可以先调用</w:t>
      </w:r>
      <w:r>
        <w:rPr>
          <w:rFonts w:ascii="Times New Roman" w:eastAsia="宋体"/>
          <w:sz w:val="24"/>
        </w:rPr>
        <w:t>&lt;statement&gt;</w:t>
      </w:r>
      <w:r>
        <w:rPr>
          <w:rFonts w:ascii="Times New Roman" w:eastAsia="宋体"/>
          <w:sz w:val="24"/>
        </w:rPr>
        <w:t>函数来处理一个语句，然后递归调用</w:t>
      </w:r>
      <w:r>
        <w:rPr>
          <w:rFonts w:ascii="Times New Roman" w:eastAsia="宋体"/>
          <w:sz w:val="24"/>
        </w:rPr>
        <w:t>&lt;program&gt;</w:t>
      </w:r>
      <w:r>
        <w:rPr>
          <w:rFonts w:ascii="Times New Roman" w:eastAsia="宋体"/>
          <w:sz w:val="24"/>
        </w:rPr>
        <w:t>函数来处理剩余的语句。在处理</w:t>
      </w:r>
      <w:r>
        <w:rPr>
          <w:rFonts w:ascii="Times New Roman" w:eastAsia="宋体"/>
          <w:sz w:val="24"/>
        </w:rPr>
        <w:t>&lt;statement&gt;</w:t>
      </w:r>
      <w:r>
        <w:rPr>
          <w:rFonts w:ascii="Times New Roman" w:eastAsia="宋体"/>
          <w:sz w:val="24"/>
        </w:rPr>
        <w:t>规则时，我们可以根据当前词法单元的类型来判断是标签还是指令，并调用相应的子函数来处理。</w:t>
      </w:r>
    </w:p>
    <w:p w14:paraId="36B3D6DB"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在构建语法树时，我们需要注意节点之间的父子关系。例如，在处理</w:t>
      </w:r>
      <w:r>
        <w:rPr>
          <w:rFonts w:ascii="Times New Roman" w:eastAsia="宋体"/>
          <w:sz w:val="24"/>
        </w:rPr>
        <w:t>&lt;instruction&gt;</w:t>
      </w:r>
      <w:r>
        <w:rPr>
          <w:rFonts w:ascii="Times New Roman" w:eastAsia="宋体"/>
          <w:sz w:val="24"/>
        </w:rPr>
        <w:t>规则时，我们可以先创建一个</w:t>
      </w:r>
      <w:r>
        <w:rPr>
          <w:rFonts w:ascii="Times New Roman" w:eastAsia="宋体"/>
          <w:sz w:val="24"/>
        </w:rPr>
        <w:t>&lt;instruction&gt;</w:t>
      </w:r>
      <w:r>
        <w:rPr>
          <w:rFonts w:ascii="Times New Roman" w:eastAsia="宋体"/>
          <w:sz w:val="24"/>
        </w:rPr>
        <w:t>节点，并将操作符存储到节点的</w:t>
      </w:r>
      <w:r>
        <w:rPr>
          <w:rFonts w:ascii="Times New Roman" w:eastAsia="宋体"/>
          <w:sz w:val="24"/>
        </w:rPr>
        <w:t>value</w:t>
      </w:r>
      <w:r>
        <w:rPr>
          <w:rFonts w:ascii="Times New Roman" w:eastAsia="宋体"/>
          <w:sz w:val="24"/>
        </w:rPr>
        <w:t>字段中。然后，我们可以递归调用</w:t>
      </w:r>
      <w:r>
        <w:rPr>
          <w:rFonts w:ascii="Times New Roman" w:eastAsia="宋体"/>
          <w:sz w:val="24"/>
        </w:rPr>
        <w:t>&lt;operand&gt;</w:t>
      </w:r>
      <w:r>
        <w:rPr>
          <w:rFonts w:ascii="Times New Roman" w:eastAsia="宋体"/>
          <w:sz w:val="24"/>
        </w:rPr>
        <w:t>函数来处理操作数，并将返回的子树连接到当前节点的左右子树中。</w:t>
      </w:r>
    </w:p>
    <w:p w14:paraId="2C4653D2"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最终，构建完成的语法树可以用于进行语义分析和代码生成等后续处理。</w:t>
      </w:r>
    </w:p>
    <w:p w14:paraId="210A64F9" w14:textId="77777777" w:rsidR="00963861" w:rsidRDefault="00963861" w:rsidP="00963861">
      <w:pPr>
        <w:pStyle w:val="2"/>
        <w:jc w:val="left"/>
        <w:rPr>
          <w:rFonts w:ascii="Times New Roman" w:eastAsia="黑体"/>
          <w:sz w:val="30"/>
        </w:rPr>
      </w:pPr>
      <w:bookmarkStart w:id="203" w:name="_Toc27022"/>
      <w:r>
        <w:rPr>
          <w:rFonts w:ascii="Times New Roman" w:eastAsia="黑体"/>
          <w:sz w:val="30"/>
        </w:rPr>
        <w:t>5.3</w:t>
      </w:r>
      <w:r>
        <w:rPr>
          <w:rFonts w:ascii="Times New Roman" w:eastAsia="黑体" w:hint="eastAsia"/>
          <w:sz w:val="30"/>
        </w:rPr>
        <w:t xml:space="preserve"> </w:t>
      </w:r>
      <w:r>
        <w:rPr>
          <w:rFonts w:ascii="Times New Roman" w:eastAsia="黑体"/>
          <w:sz w:val="30"/>
        </w:rPr>
        <w:t>A66</w:t>
      </w:r>
      <w:r>
        <w:rPr>
          <w:rFonts w:ascii="Times New Roman" w:eastAsia="黑体"/>
          <w:sz w:val="30"/>
        </w:rPr>
        <w:t>编译器的中间表示和代码生成</w:t>
      </w:r>
      <w:bookmarkEnd w:id="203"/>
    </w:p>
    <w:p w14:paraId="26D07B73" w14:textId="77777777" w:rsidR="00963861" w:rsidRDefault="00963861" w:rsidP="00963861">
      <w:pPr>
        <w:spacing w:line="288" w:lineRule="auto"/>
        <w:ind w:firstLine="482"/>
        <w:rPr>
          <w:rFonts w:ascii="Times New Roman" w:eastAsia="宋体"/>
          <w:sz w:val="24"/>
        </w:rPr>
      </w:pPr>
      <w:r>
        <w:rPr>
          <w:rFonts w:ascii="Times New Roman" w:eastAsia="宋体"/>
          <w:sz w:val="24"/>
        </w:rPr>
        <w:t>A66</w:t>
      </w:r>
      <w:r>
        <w:rPr>
          <w:rFonts w:ascii="Times New Roman" w:eastAsia="宋体"/>
          <w:sz w:val="24"/>
        </w:rPr>
        <w:t>编译器的中间表示和代码生成是编译器实现中非常重要的一部分。在编译器的前端，</w:t>
      </w:r>
      <w:r>
        <w:rPr>
          <w:rFonts w:ascii="Times New Roman" w:eastAsia="宋体"/>
          <w:sz w:val="24"/>
        </w:rPr>
        <w:t>A66</w:t>
      </w:r>
      <w:r>
        <w:rPr>
          <w:rFonts w:ascii="Times New Roman" w:eastAsia="宋体"/>
          <w:sz w:val="24"/>
        </w:rPr>
        <w:t>源代码会被解析成抽象语法树</w:t>
      </w:r>
      <w:r>
        <w:rPr>
          <w:rFonts w:ascii="Times New Roman" w:eastAsia="宋体"/>
          <w:sz w:val="24"/>
        </w:rPr>
        <w:t>(AST)</w:t>
      </w:r>
      <w:r>
        <w:rPr>
          <w:rFonts w:ascii="Times New Roman" w:eastAsia="宋体"/>
          <w:sz w:val="24"/>
        </w:rPr>
        <w:t>。在编译器的后端，</w:t>
      </w:r>
      <w:r>
        <w:rPr>
          <w:rFonts w:ascii="Times New Roman" w:eastAsia="宋体"/>
          <w:sz w:val="24"/>
        </w:rPr>
        <w:t>AST</w:t>
      </w:r>
      <w:r>
        <w:rPr>
          <w:rFonts w:ascii="Times New Roman" w:eastAsia="宋体"/>
          <w:sz w:val="24"/>
        </w:rPr>
        <w:t>会被转换成中间表示</w:t>
      </w:r>
      <w:r>
        <w:rPr>
          <w:rFonts w:ascii="Times New Roman" w:eastAsia="宋体"/>
          <w:sz w:val="24"/>
        </w:rPr>
        <w:t>(IR)</w:t>
      </w:r>
      <w:r>
        <w:rPr>
          <w:rFonts w:ascii="Times New Roman" w:eastAsia="宋体"/>
          <w:sz w:val="24"/>
        </w:rPr>
        <w:t>，然后进行代码优化和生成目标代码的过程。</w:t>
      </w:r>
    </w:p>
    <w:p w14:paraId="271CC033" w14:textId="77777777" w:rsidR="00963861" w:rsidRDefault="00963861" w:rsidP="00963861">
      <w:pPr>
        <w:spacing w:line="288" w:lineRule="auto"/>
        <w:ind w:firstLine="482"/>
        <w:outlineLvl w:val="2"/>
        <w:rPr>
          <w:rFonts w:ascii="Times New Roman" w:eastAsia="宋体"/>
          <w:b/>
          <w:bCs/>
          <w:sz w:val="24"/>
        </w:rPr>
      </w:pPr>
      <w:bookmarkStart w:id="204" w:name="_Toc15920"/>
      <w:r>
        <w:rPr>
          <w:rFonts w:ascii="Times New Roman" w:eastAsia="宋体" w:hint="eastAsia"/>
          <w:b/>
          <w:bCs/>
          <w:sz w:val="24"/>
        </w:rPr>
        <w:t xml:space="preserve">5.3.1 </w:t>
      </w:r>
      <w:r>
        <w:rPr>
          <w:rFonts w:ascii="Times New Roman" w:eastAsia="宋体" w:hint="eastAsia"/>
          <w:b/>
          <w:bCs/>
          <w:sz w:val="24"/>
        </w:rPr>
        <w:t>中间表示</w:t>
      </w:r>
      <w:r>
        <w:rPr>
          <w:rFonts w:ascii="Times New Roman" w:eastAsia="宋体" w:hint="eastAsia"/>
          <w:b/>
          <w:bCs/>
          <w:sz w:val="24"/>
        </w:rPr>
        <w:t>(IR)</w:t>
      </w:r>
      <w:r>
        <w:rPr>
          <w:rFonts w:ascii="Times New Roman" w:eastAsia="宋体" w:hint="eastAsia"/>
          <w:b/>
          <w:bCs/>
          <w:sz w:val="24"/>
        </w:rPr>
        <w:t>的作用</w:t>
      </w:r>
      <w:bookmarkEnd w:id="204"/>
    </w:p>
    <w:p w14:paraId="15061AB4"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中间表示是一种抽象的、低级别的语言，它类似于汇编语言，但比汇编语言更加抽象。中间表示可以在不同的平台和架构之间进行转换，因此它是编译器实现中非常重要的一部分。在</w:t>
      </w:r>
      <w:r>
        <w:rPr>
          <w:rFonts w:ascii="Times New Roman" w:eastAsia="宋体"/>
          <w:sz w:val="24"/>
        </w:rPr>
        <w:t>A66</w:t>
      </w:r>
      <w:r>
        <w:rPr>
          <w:rFonts w:ascii="Times New Roman" w:eastAsia="宋体"/>
          <w:sz w:val="24"/>
        </w:rPr>
        <w:t>编译器中，中间表示的作用有以下几个方</w:t>
      </w:r>
      <w:r>
        <w:rPr>
          <w:rFonts w:ascii="Times New Roman" w:eastAsia="宋体"/>
          <w:sz w:val="24"/>
        </w:rPr>
        <w:lastRenderedPageBreak/>
        <w:t>面：</w:t>
      </w:r>
    </w:p>
    <w:p w14:paraId="263B2B62" w14:textId="77777777" w:rsidR="00963861" w:rsidRDefault="00963861" w:rsidP="00963861">
      <w:pPr>
        <w:spacing w:line="288" w:lineRule="auto"/>
        <w:ind w:firstLine="482"/>
        <w:rPr>
          <w:rFonts w:ascii="Times New Roman" w:eastAsia="宋体"/>
          <w:sz w:val="24"/>
        </w:rPr>
      </w:pPr>
      <w:r>
        <w:rPr>
          <w:rFonts w:ascii="Times New Roman" w:eastAsia="宋体"/>
          <w:sz w:val="24"/>
        </w:rPr>
        <w:t>提供一种通用的、与平台无关的语言：中间表示是一种通用的、与平台无关的语言，它可以在不同的平台和架构之间进行转换。因此，在</w:t>
      </w:r>
      <w:r>
        <w:rPr>
          <w:rFonts w:ascii="Times New Roman" w:eastAsia="宋体"/>
          <w:sz w:val="24"/>
        </w:rPr>
        <w:t>A66</w:t>
      </w:r>
      <w:r>
        <w:rPr>
          <w:rFonts w:ascii="Times New Roman" w:eastAsia="宋体"/>
          <w:sz w:val="24"/>
        </w:rPr>
        <w:t>编译器中，中间表示可以提供一种通用的、与平台无关的语言，使得编译器可以生成适用于不同平台和架构的目标代码。</w:t>
      </w:r>
    </w:p>
    <w:p w14:paraId="46FC06B9" w14:textId="77777777" w:rsidR="00963861" w:rsidRDefault="00963861" w:rsidP="00963861">
      <w:pPr>
        <w:spacing w:line="288" w:lineRule="auto"/>
        <w:ind w:firstLine="482"/>
        <w:rPr>
          <w:rFonts w:ascii="Times New Roman" w:eastAsia="宋体"/>
          <w:sz w:val="24"/>
        </w:rPr>
      </w:pPr>
      <w:r>
        <w:rPr>
          <w:rFonts w:ascii="Times New Roman" w:eastAsia="宋体"/>
          <w:sz w:val="24"/>
        </w:rPr>
        <w:t>优化代码：在生成目标代码之前，</w:t>
      </w:r>
      <w:r>
        <w:rPr>
          <w:rFonts w:ascii="Times New Roman" w:eastAsia="宋体"/>
          <w:sz w:val="24"/>
        </w:rPr>
        <w:t>A66</w:t>
      </w:r>
      <w:r>
        <w:rPr>
          <w:rFonts w:ascii="Times New Roman" w:eastAsia="宋体"/>
          <w:sz w:val="24"/>
        </w:rPr>
        <w:t>编译器会进行一系列的代码优化。这些优化包括常量折叠、死代码消除、循环展开、函数内联等。这些优化都是基于中间表示进行的。</w:t>
      </w:r>
    </w:p>
    <w:p w14:paraId="4D9AC2EB" w14:textId="77777777" w:rsidR="00963861" w:rsidRDefault="00963861" w:rsidP="00963861">
      <w:pPr>
        <w:spacing w:line="288" w:lineRule="auto"/>
        <w:ind w:firstLine="482"/>
        <w:rPr>
          <w:rFonts w:ascii="Times New Roman" w:eastAsia="宋体"/>
          <w:sz w:val="24"/>
        </w:rPr>
      </w:pPr>
      <w:r>
        <w:rPr>
          <w:rFonts w:ascii="Times New Roman" w:eastAsia="宋体"/>
          <w:sz w:val="24"/>
        </w:rPr>
        <w:t>生成目标代码：在经过代码优化之后，</w:t>
      </w:r>
      <w:r>
        <w:rPr>
          <w:rFonts w:ascii="Times New Roman" w:eastAsia="宋体"/>
          <w:sz w:val="24"/>
        </w:rPr>
        <w:t>A66</w:t>
      </w:r>
      <w:r>
        <w:rPr>
          <w:rFonts w:ascii="Times New Roman" w:eastAsia="宋体"/>
          <w:sz w:val="24"/>
        </w:rPr>
        <w:t>编译器会将中间表示转换成目标代码。这个过程包括将中间表示转换成汇编代码，并最终生成可执行文件。</w:t>
      </w:r>
    </w:p>
    <w:p w14:paraId="453497CC" w14:textId="77777777" w:rsidR="00963861" w:rsidRDefault="00963861" w:rsidP="00963861">
      <w:pPr>
        <w:spacing w:line="288" w:lineRule="auto"/>
        <w:ind w:firstLine="482"/>
        <w:outlineLvl w:val="2"/>
        <w:rPr>
          <w:rFonts w:ascii="Times New Roman" w:eastAsia="宋体"/>
          <w:b/>
          <w:bCs/>
          <w:sz w:val="24"/>
        </w:rPr>
      </w:pPr>
      <w:bookmarkStart w:id="205" w:name="_Toc7358"/>
      <w:r>
        <w:rPr>
          <w:rFonts w:ascii="Times New Roman" w:eastAsia="宋体" w:hint="eastAsia"/>
          <w:b/>
          <w:bCs/>
          <w:sz w:val="24"/>
        </w:rPr>
        <w:t>5.3.2 A66</w:t>
      </w:r>
      <w:r>
        <w:rPr>
          <w:rFonts w:ascii="Times New Roman" w:eastAsia="宋体" w:hint="eastAsia"/>
          <w:b/>
          <w:bCs/>
          <w:sz w:val="24"/>
        </w:rPr>
        <w:t>编译器中间表示</w:t>
      </w:r>
      <w:r>
        <w:rPr>
          <w:rFonts w:ascii="Times New Roman" w:eastAsia="宋体" w:hint="eastAsia"/>
          <w:b/>
          <w:bCs/>
          <w:sz w:val="24"/>
        </w:rPr>
        <w:t>(IR)</w:t>
      </w:r>
      <w:r>
        <w:rPr>
          <w:rFonts w:ascii="Times New Roman" w:eastAsia="宋体" w:hint="eastAsia"/>
          <w:b/>
          <w:bCs/>
          <w:sz w:val="24"/>
        </w:rPr>
        <w:t>的实现</w:t>
      </w:r>
      <w:bookmarkEnd w:id="205"/>
    </w:p>
    <w:p w14:paraId="0DB05291"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w:t>
      </w:r>
      <w:r>
        <w:rPr>
          <w:rFonts w:ascii="Times New Roman" w:eastAsia="宋体"/>
          <w:sz w:val="24"/>
        </w:rPr>
        <w:t>A66</w:t>
      </w:r>
      <w:r>
        <w:rPr>
          <w:rFonts w:ascii="Times New Roman" w:eastAsia="宋体"/>
          <w:sz w:val="24"/>
        </w:rPr>
        <w:t>编译器中，中间表示是基于</w:t>
      </w:r>
      <w:r>
        <w:rPr>
          <w:rFonts w:ascii="Times New Roman" w:eastAsia="宋体"/>
          <w:sz w:val="24"/>
        </w:rPr>
        <w:t>LLVM</w:t>
      </w:r>
      <w:r>
        <w:rPr>
          <w:rFonts w:ascii="Times New Roman" w:eastAsia="宋体"/>
          <w:sz w:val="24"/>
        </w:rPr>
        <w:t>框架实现的。</w:t>
      </w:r>
      <w:r>
        <w:rPr>
          <w:rFonts w:ascii="Times New Roman" w:eastAsia="宋体"/>
          <w:sz w:val="24"/>
        </w:rPr>
        <w:t>LLVM</w:t>
      </w:r>
      <w:r>
        <w:rPr>
          <w:rFonts w:ascii="Times New Roman" w:eastAsia="宋体"/>
          <w:sz w:val="24"/>
        </w:rPr>
        <w:t>是一个开源的编译器基础设施，它提供了一套通用的、与平台无关的中间表示</w:t>
      </w:r>
      <w:r>
        <w:rPr>
          <w:rFonts w:ascii="Times New Roman" w:eastAsia="宋体"/>
          <w:sz w:val="24"/>
        </w:rPr>
        <w:t>(IR)</w:t>
      </w:r>
      <w:r>
        <w:rPr>
          <w:rFonts w:ascii="Times New Roman" w:eastAsia="宋体"/>
          <w:sz w:val="24"/>
        </w:rPr>
        <w:t>，可以用于生成高效的目标代码。在</w:t>
      </w:r>
      <w:r>
        <w:rPr>
          <w:rFonts w:ascii="Times New Roman" w:eastAsia="宋体"/>
          <w:sz w:val="24"/>
        </w:rPr>
        <w:t>A66</w:t>
      </w:r>
      <w:r>
        <w:rPr>
          <w:rFonts w:ascii="Times New Roman" w:eastAsia="宋体"/>
          <w:sz w:val="24"/>
        </w:rPr>
        <w:t>编译器中，</w:t>
      </w:r>
      <w:r>
        <w:rPr>
          <w:rFonts w:ascii="Times New Roman" w:eastAsia="宋体"/>
          <w:sz w:val="24"/>
        </w:rPr>
        <w:t>LLVM</w:t>
      </w:r>
      <w:r>
        <w:rPr>
          <w:rFonts w:ascii="Times New Roman" w:eastAsia="宋体"/>
          <w:sz w:val="24"/>
        </w:rPr>
        <w:t>提供了以下几个关键组件：</w:t>
      </w:r>
    </w:p>
    <w:p w14:paraId="405C35E7" w14:textId="77777777" w:rsidR="00963861" w:rsidRDefault="00963861" w:rsidP="00963861">
      <w:pPr>
        <w:spacing w:line="288" w:lineRule="auto"/>
        <w:ind w:firstLine="482"/>
        <w:rPr>
          <w:rFonts w:ascii="Times New Roman" w:eastAsia="宋体"/>
          <w:sz w:val="24"/>
        </w:rPr>
      </w:pPr>
      <w:r>
        <w:rPr>
          <w:rFonts w:ascii="Times New Roman" w:eastAsia="宋体"/>
          <w:sz w:val="24"/>
        </w:rPr>
        <w:t>Module</w:t>
      </w:r>
      <w:r>
        <w:rPr>
          <w:rFonts w:ascii="Times New Roman" w:eastAsia="宋体"/>
          <w:sz w:val="24"/>
        </w:rPr>
        <w:t>：</w:t>
      </w:r>
      <w:r>
        <w:rPr>
          <w:rFonts w:ascii="Times New Roman" w:eastAsia="宋体"/>
          <w:sz w:val="24"/>
        </w:rPr>
        <w:t>Module</w:t>
      </w:r>
      <w:r>
        <w:rPr>
          <w:rFonts w:ascii="Times New Roman" w:eastAsia="宋体"/>
          <w:sz w:val="24"/>
        </w:rPr>
        <w:t>是</w:t>
      </w:r>
      <w:r>
        <w:rPr>
          <w:rFonts w:ascii="Times New Roman" w:eastAsia="宋体"/>
          <w:sz w:val="24"/>
        </w:rPr>
        <w:t>LLVM</w:t>
      </w:r>
      <w:r>
        <w:rPr>
          <w:rFonts w:ascii="Times New Roman" w:eastAsia="宋体"/>
          <w:sz w:val="24"/>
        </w:rPr>
        <w:t>中最高层次的组件，它代表了整个程序。在</w:t>
      </w:r>
      <w:r>
        <w:rPr>
          <w:rFonts w:ascii="Times New Roman" w:eastAsia="宋体"/>
          <w:sz w:val="24"/>
        </w:rPr>
        <w:t>A66</w:t>
      </w:r>
      <w:r>
        <w:rPr>
          <w:rFonts w:ascii="Times New Roman" w:eastAsia="宋体"/>
          <w:sz w:val="24"/>
        </w:rPr>
        <w:t>编译器中，每个</w:t>
      </w:r>
      <w:r>
        <w:rPr>
          <w:rFonts w:ascii="Times New Roman" w:eastAsia="宋体"/>
          <w:sz w:val="24"/>
        </w:rPr>
        <w:t>A66</w:t>
      </w:r>
      <w:r>
        <w:rPr>
          <w:rFonts w:ascii="Times New Roman" w:eastAsia="宋体"/>
          <w:sz w:val="24"/>
        </w:rPr>
        <w:t>源文件都会被解析成一个</w:t>
      </w:r>
      <w:r>
        <w:rPr>
          <w:rFonts w:ascii="Times New Roman" w:eastAsia="宋体"/>
          <w:sz w:val="24"/>
        </w:rPr>
        <w:t>Module</w:t>
      </w:r>
      <w:r>
        <w:rPr>
          <w:rFonts w:ascii="Times New Roman" w:eastAsia="宋体"/>
          <w:sz w:val="24"/>
        </w:rPr>
        <w:t>。</w:t>
      </w:r>
    </w:p>
    <w:p w14:paraId="2C8CC5B9" w14:textId="77777777" w:rsidR="00963861" w:rsidRDefault="00963861" w:rsidP="00963861">
      <w:pPr>
        <w:spacing w:line="288" w:lineRule="auto"/>
        <w:ind w:firstLine="482"/>
        <w:rPr>
          <w:rFonts w:ascii="Times New Roman" w:eastAsia="宋体"/>
          <w:sz w:val="24"/>
        </w:rPr>
      </w:pPr>
      <w:r>
        <w:rPr>
          <w:rFonts w:ascii="Times New Roman" w:eastAsia="宋体"/>
          <w:sz w:val="24"/>
        </w:rPr>
        <w:t>Function</w:t>
      </w:r>
      <w:r>
        <w:rPr>
          <w:rFonts w:ascii="Times New Roman" w:eastAsia="宋体"/>
          <w:sz w:val="24"/>
        </w:rPr>
        <w:t>：</w:t>
      </w:r>
      <w:r>
        <w:rPr>
          <w:rFonts w:ascii="Times New Roman" w:eastAsia="宋体"/>
          <w:sz w:val="24"/>
        </w:rPr>
        <w:t>Function</w:t>
      </w:r>
      <w:r>
        <w:rPr>
          <w:rFonts w:ascii="Times New Roman" w:eastAsia="宋体"/>
          <w:sz w:val="24"/>
        </w:rPr>
        <w:t>代表了一个函数，在</w:t>
      </w:r>
      <w:r>
        <w:rPr>
          <w:rFonts w:ascii="Times New Roman" w:eastAsia="宋体"/>
          <w:sz w:val="24"/>
        </w:rPr>
        <w:t>A66</w:t>
      </w:r>
      <w:r>
        <w:rPr>
          <w:rFonts w:ascii="Times New Roman" w:eastAsia="宋体"/>
          <w:sz w:val="24"/>
        </w:rPr>
        <w:t>编译器中，每个函数都会被转换成一个</w:t>
      </w:r>
      <w:r>
        <w:rPr>
          <w:rFonts w:ascii="Times New Roman" w:eastAsia="宋体"/>
          <w:sz w:val="24"/>
        </w:rPr>
        <w:t>Function</w:t>
      </w:r>
      <w:r>
        <w:rPr>
          <w:rFonts w:ascii="Times New Roman" w:eastAsia="宋体"/>
          <w:sz w:val="24"/>
        </w:rPr>
        <w:t>对象。</w:t>
      </w:r>
    </w:p>
    <w:p w14:paraId="2F8A05C7" w14:textId="77777777" w:rsidR="00963861" w:rsidRDefault="00963861" w:rsidP="00963861">
      <w:pPr>
        <w:spacing w:line="288" w:lineRule="auto"/>
        <w:ind w:firstLine="482"/>
        <w:rPr>
          <w:rFonts w:ascii="Times New Roman" w:eastAsia="宋体"/>
          <w:sz w:val="24"/>
        </w:rPr>
      </w:pPr>
      <w:r>
        <w:rPr>
          <w:rFonts w:ascii="Times New Roman" w:eastAsia="宋体"/>
          <w:sz w:val="24"/>
        </w:rPr>
        <w:t>BasicBlock</w:t>
      </w:r>
      <w:r>
        <w:rPr>
          <w:rFonts w:ascii="Times New Roman" w:eastAsia="宋体"/>
          <w:sz w:val="24"/>
        </w:rPr>
        <w:t>：</w:t>
      </w:r>
      <w:r>
        <w:rPr>
          <w:rFonts w:ascii="Times New Roman" w:eastAsia="宋体"/>
          <w:sz w:val="24"/>
        </w:rPr>
        <w:t>BasicBlock</w:t>
      </w:r>
      <w:r>
        <w:rPr>
          <w:rFonts w:ascii="Times New Roman" w:eastAsia="宋体"/>
          <w:sz w:val="24"/>
        </w:rPr>
        <w:t>代表了一个基本块，在</w:t>
      </w:r>
      <w:r>
        <w:rPr>
          <w:rFonts w:ascii="Times New Roman" w:eastAsia="宋体"/>
          <w:sz w:val="24"/>
        </w:rPr>
        <w:t>A66</w:t>
      </w:r>
      <w:r>
        <w:rPr>
          <w:rFonts w:ascii="Times New Roman" w:eastAsia="宋体"/>
          <w:sz w:val="24"/>
        </w:rPr>
        <w:t>编译器中，每个基本块都会被转换成一个</w:t>
      </w:r>
      <w:r>
        <w:rPr>
          <w:rFonts w:ascii="Times New Roman" w:eastAsia="宋体"/>
          <w:sz w:val="24"/>
        </w:rPr>
        <w:t>BasicBlock</w:t>
      </w:r>
      <w:r>
        <w:rPr>
          <w:rFonts w:ascii="Times New Roman" w:eastAsia="宋体"/>
          <w:sz w:val="24"/>
        </w:rPr>
        <w:t>对象。</w:t>
      </w:r>
    </w:p>
    <w:p w14:paraId="5D0C6647" w14:textId="77777777" w:rsidR="00963861" w:rsidRDefault="00963861" w:rsidP="00963861">
      <w:pPr>
        <w:spacing w:line="288" w:lineRule="auto"/>
        <w:ind w:firstLine="482"/>
        <w:rPr>
          <w:rFonts w:ascii="Times New Roman" w:eastAsia="宋体"/>
          <w:sz w:val="24"/>
        </w:rPr>
      </w:pPr>
      <w:r>
        <w:rPr>
          <w:rFonts w:ascii="Times New Roman" w:eastAsia="宋体"/>
          <w:sz w:val="24"/>
        </w:rPr>
        <w:t>Instruction</w:t>
      </w:r>
      <w:r>
        <w:rPr>
          <w:rFonts w:ascii="Times New Roman" w:eastAsia="宋体"/>
          <w:sz w:val="24"/>
        </w:rPr>
        <w:t>：</w:t>
      </w:r>
      <w:r>
        <w:rPr>
          <w:rFonts w:ascii="Times New Roman" w:eastAsia="宋体"/>
          <w:sz w:val="24"/>
        </w:rPr>
        <w:t>Instruction</w:t>
      </w:r>
      <w:r>
        <w:rPr>
          <w:rFonts w:ascii="Times New Roman" w:eastAsia="宋体"/>
          <w:sz w:val="24"/>
        </w:rPr>
        <w:t>代表了一条指令，在</w:t>
      </w:r>
      <w:r>
        <w:rPr>
          <w:rFonts w:ascii="Times New Roman" w:eastAsia="宋体"/>
          <w:sz w:val="24"/>
        </w:rPr>
        <w:t>A66</w:t>
      </w:r>
      <w:r>
        <w:rPr>
          <w:rFonts w:ascii="Times New Roman" w:eastAsia="宋体"/>
          <w:sz w:val="24"/>
        </w:rPr>
        <w:t>编译器中，每个指令都会被转换成一个</w:t>
      </w:r>
      <w:r>
        <w:rPr>
          <w:rFonts w:ascii="Times New Roman" w:eastAsia="宋体"/>
          <w:sz w:val="24"/>
        </w:rPr>
        <w:t>Instruction</w:t>
      </w:r>
      <w:r>
        <w:rPr>
          <w:rFonts w:ascii="Times New Roman" w:eastAsia="宋体"/>
          <w:sz w:val="24"/>
        </w:rPr>
        <w:t>对象。</w:t>
      </w:r>
    </w:p>
    <w:p w14:paraId="3FBC9A78"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w:t>
      </w:r>
      <w:r>
        <w:rPr>
          <w:rFonts w:ascii="Times New Roman" w:eastAsia="宋体"/>
          <w:sz w:val="24"/>
        </w:rPr>
        <w:t>A66</w:t>
      </w:r>
      <w:r>
        <w:rPr>
          <w:rFonts w:ascii="Times New Roman" w:eastAsia="宋体"/>
          <w:sz w:val="24"/>
        </w:rPr>
        <w:t>编译器中，</w:t>
      </w:r>
      <w:r>
        <w:rPr>
          <w:rFonts w:ascii="Times New Roman" w:eastAsia="宋体"/>
          <w:sz w:val="24"/>
        </w:rPr>
        <w:t>AST</w:t>
      </w:r>
      <w:r>
        <w:rPr>
          <w:rFonts w:ascii="Times New Roman" w:eastAsia="宋体"/>
          <w:sz w:val="24"/>
        </w:rPr>
        <w:t>会被转换成</w:t>
      </w:r>
      <w:r>
        <w:rPr>
          <w:rFonts w:ascii="Times New Roman" w:eastAsia="宋体"/>
          <w:sz w:val="24"/>
        </w:rPr>
        <w:t>LLVM IR</w:t>
      </w:r>
      <w:r>
        <w:rPr>
          <w:rFonts w:ascii="Times New Roman" w:eastAsia="宋体"/>
          <w:sz w:val="24"/>
        </w:rPr>
        <w:t>。这个过程包括将</w:t>
      </w:r>
      <w:r>
        <w:rPr>
          <w:rFonts w:ascii="Times New Roman" w:eastAsia="宋体"/>
          <w:sz w:val="24"/>
        </w:rPr>
        <w:t>AST</w:t>
      </w:r>
      <w:r>
        <w:rPr>
          <w:rFonts w:ascii="Times New Roman" w:eastAsia="宋体"/>
          <w:sz w:val="24"/>
        </w:rPr>
        <w:t>节点转换成</w:t>
      </w:r>
      <w:r>
        <w:rPr>
          <w:rFonts w:ascii="Times New Roman" w:eastAsia="宋体"/>
          <w:sz w:val="24"/>
        </w:rPr>
        <w:t>LLVM</w:t>
      </w:r>
      <w:r>
        <w:rPr>
          <w:rFonts w:ascii="Times New Roman" w:eastAsia="宋体"/>
          <w:sz w:val="24"/>
        </w:rPr>
        <w:t>指令，并将这些指令插入到</w:t>
      </w:r>
      <w:r>
        <w:rPr>
          <w:rFonts w:ascii="Times New Roman" w:eastAsia="宋体"/>
          <w:sz w:val="24"/>
        </w:rPr>
        <w:t>Function</w:t>
      </w:r>
      <w:r>
        <w:rPr>
          <w:rFonts w:ascii="Times New Roman" w:eastAsia="宋体"/>
          <w:sz w:val="24"/>
        </w:rPr>
        <w:t>对象中。例如，在</w:t>
      </w:r>
      <w:r>
        <w:rPr>
          <w:rFonts w:ascii="Times New Roman" w:eastAsia="宋体"/>
          <w:sz w:val="24"/>
        </w:rPr>
        <w:t>A66</w:t>
      </w:r>
      <w:r>
        <w:rPr>
          <w:rFonts w:ascii="Times New Roman" w:eastAsia="宋体"/>
          <w:sz w:val="24"/>
        </w:rPr>
        <w:t>编译器中，一个加法操作会被转换成</w:t>
      </w:r>
      <w:r>
        <w:rPr>
          <w:rFonts w:ascii="Times New Roman" w:eastAsia="宋体"/>
          <w:sz w:val="24"/>
        </w:rPr>
        <w:t>LLVM IR</w:t>
      </w:r>
      <w:r>
        <w:rPr>
          <w:rFonts w:ascii="Times New Roman" w:eastAsia="宋体"/>
          <w:sz w:val="24"/>
        </w:rPr>
        <w:t>中的</w:t>
      </w:r>
      <w:r>
        <w:rPr>
          <w:rFonts w:ascii="Times New Roman" w:eastAsia="宋体"/>
          <w:sz w:val="24"/>
        </w:rPr>
        <w:t>Add</w:t>
      </w:r>
      <w:r>
        <w:rPr>
          <w:rFonts w:ascii="Times New Roman" w:eastAsia="宋体"/>
          <w:sz w:val="24"/>
        </w:rPr>
        <w:t>指令。</w:t>
      </w:r>
    </w:p>
    <w:p w14:paraId="417EBDEB" w14:textId="77777777" w:rsidR="00963861" w:rsidRDefault="00963861" w:rsidP="00963861">
      <w:pPr>
        <w:spacing w:line="288" w:lineRule="auto"/>
        <w:ind w:firstLine="482"/>
        <w:outlineLvl w:val="2"/>
        <w:rPr>
          <w:rFonts w:ascii="Times New Roman" w:eastAsia="宋体"/>
          <w:b/>
          <w:bCs/>
          <w:sz w:val="24"/>
        </w:rPr>
      </w:pPr>
      <w:bookmarkStart w:id="206" w:name="_Toc29348"/>
      <w:r>
        <w:rPr>
          <w:rFonts w:ascii="Times New Roman" w:eastAsia="宋体" w:hint="eastAsia"/>
          <w:b/>
          <w:bCs/>
          <w:sz w:val="24"/>
        </w:rPr>
        <w:t xml:space="preserve">5.3.3 </w:t>
      </w:r>
      <w:r>
        <w:rPr>
          <w:rFonts w:ascii="Times New Roman" w:eastAsia="宋体" w:hint="eastAsia"/>
          <w:b/>
          <w:bCs/>
          <w:sz w:val="24"/>
        </w:rPr>
        <w:t>代码生成</w:t>
      </w:r>
      <w:bookmarkEnd w:id="206"/>
    </w:p>
    <w:p w14:paraId="3648AF6C"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在经过代码优化之后，</w:t>
      </w:r>
      <w:r>
        <w:rPr>
          <w:rFonts w:ascii="Times New Roman" w:eastAsia="宋体"/>
          <w:sz w:val="24"/>
        </w:rPr>
        <w:t>A66</w:t>
      </w:r>
      <w:r>
        <w:rPr>
          <w:rFonts w:ascii="Times New Roman" w:eastAsia="宋体"/>
          <w:sz w:val="24"/>
        </w:rPr>
        <w:t>编译器会将</w:t>
      </w:r>
      <w:r>
        <w:rPr>
          <w:rFonts w:ascii="Times New Roman" w:eastAsia="宋体"/>
          <w:sz w:val="24"/>
        </w:rPr>
        <w:t>LLVM IR</w:t>
      </w:r>
      <w:r>
        <w:rPr>
          <w:rFonts w:ascii="Times New Roman" w:eastAsia="宋体"/>
          <w:sz w:val="24"/>
        </w:rPr>
        <w:t>转换成目标代码。这个过程包括将</w:t>
      </w:r>
      <w:r>
        <w:rPr>
          <w:rFonts w:ascii="Times New Roman" w:eastAsia="宋体"/>
          <w:sz w:val="24"/>
        </w:rPr>
        <w:t>LLVM IR</w:t>
      </w:r>
      <w:r>
        <w:rPr>
          <w:rFonts w:ascii="Times New Roman" w:eastAsia="宋体"/>
          <w:sz w:val="24"/>
        </w:rPr>
        <w:t>转换成汇编代码，并最终生成可执行文件。</w:t>
      </w:r>
    </w:p>
    <w:p w14:paraId="1D7E8DEA"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w:t>
      </w:r>
      <w:r>
        <w:rPr>
          <w:rFonts w:ascii="Times New Roman" w:eastAsia="宋体"/>
          <w:sz w:val="24"/>
        </w:rPr>
        <w:t>A66</w:t>
      </w:r>
      <w:r>
        <w:rPr>
          <w:rFonts w:ascii="Times New Roman" w:eastAsia="宋体"/>
          <w:sz w:val="24"/>
        </w:rPr>
        <w:t>编译器中，</w:t>
      </w:r>
      <w:r>
        <w:rPr>
          <w:rFonts w:ascii="Times New Roman" w:eastAsia="宋体"/>
          <w:sz w:val="24"/>
        </w:rPr>
        <w:t>LLVM</w:t>
      </w:r>
      <w:r>
        <w:rPr>
          <w:rFonts w:ascii="Times New Roman" w:eastAsia="宋体"/>
          <w:sz w:val="24"/>
        </w:rPr>
        <w:t>提供了一套通用的、与平台无关的代码生成接口。这些接口可以用于将</w:t>
      </w:r>
      <w:r>
        <w:rPr>
          <w:rFonts w:ascii="Times New Roman" w:eastAsia="宋体"/>
          <w:sz w:val="24"/>
        </w:rPr>
        <w:t>LLVM IR</w:t>
      </w:r>
      <w:r>
        <w:rPr>
          <w:rFonts w:ascii="Times New Roman" w:eastAsia="宋体"/>
          <w:sz w:val="24"/>
        </w:rPr>
        <w:t>转换成汇编代码，并最终生成可执行文件。在</w:t>
      </w:r>
      <w:r>
        <w:rPr>
          <w:rFonts w:ascii="Times New Roman" w:eastAsia="宋体"/>
          <w:sz w:val="24"/>
        </w:rPr>
        <w:t>A66</w:t>
      </w:r>
      <w:r>
        <w:rPr>
          <w:rFonts w:ascii="Times New Roman" w:eastAsia="宋体"/>
          <w:sz w:val="24"/>
        </w:rPr>
        <w:t>编译器中，代码生成过程包括以下几个步骤：</w:t>
      </w:r>
    </w:p>
    <w:p w14:paraId="1B170F05" w14:textId="77777777" w:rsidR="00963861" w:rsidRDefault="00963861" w:rsidP="00963861">
      <w:pPr>
        <w:spacing w:line="288" w:lineRule="auto"/>
        <w:ind w:firstLine="482"/>
        <w:rPr>
          <w:rFonts w:ascii="Times New Roman" w:eastAsia="宋体"/>
          <w:sz w:val="24"/>
        </w:rPr>
      </w:pPr>
      <w:r>
        <w:rPr>
          <w:rFonts w:ascii="Times New Roman" w:eastAsia="宋体"/>
          <w:sz w:val="24"/>
        </w:rPr>
        <w:t>将</w:t>
      </w:r>
      <w:r>
        <w:rPr>
          <w:rFonts w:ascii="Times New Roman" w:eastAsia="宋体"/>
          <w:sz w:val="24"/>
        </w:rPr>
        <w:t>LLVM IR</w:t>
      </w:r>
      <w:r>
        <w:rPr>
          <w:rFonts w:ascii="Times New Roman" w:eastAsia="宋体"/>
          <w:sz w:val="24"/>
        </w:rPr>
        <w:t>转换成汇编代码：在这一步骤中，</w:t>
      </w:r>
      <w:r>
        <w:rPr>
          <w:rFonts w:ascii="Times New Roman" w:eastAsia="宋体"/>
          <w:sz w:val="24"/>
        </w:rPr>
        <w:t>LLVM</w:t>
      </w:r>
      <w:r>
        <w:rPr>
          <w:rFonts w:ascii="Times New Roman" w:eastAsia="宋体"/>
          <w:sz w:val="24"/>
        </w:rPr>
        <w:t>将</w:t>
      </w:r>
      <w:r>
        <w:rPr>
          <w:rFonts w:ascii="Times New Roman" w:eastAsia="宋体"/>
          <w:sz w:val="24"/>
        </w:rPr>
        <w:t>LLVM IR</w:t>
      </w:r>
      <w:r>
        <w:rPr>
          <w:rFonts w:ascii="Times New Roman" w:eastAsia="宋体"/>
          <w:sz w:val="24"/>
        </w:rPr>
        <w:t>转换成汇编代码。这个过程包括将</w:t>
      </w:r>
      <w:r>
        <w:rPr>
          <w:rFonts w:ascii="Times New Roman" w:eastAsia="宋体"/>
          <w:sz w:val="24"/>
        </w:rPr>
        <w:t>LLVM</w:t>
      </w:r>
      <w:r>
        <w:rPr>
          <w:rFonts w:ascii="Times New Roman" w:eastAsia="宋体"/>
          <w:sz w:val="24"/>
        </w:rPr>
        <w:t>指令转换成汇编指令，并将这些汇编指令写入到汇编文件中。</w:t>
      </w:r>
    </w:p>
    <w:p w14:paraId="5EA7F174" w14:textId="77777777" w:rsidR="00963861" w:rsidRDefault="00963861" w:rsidP="00963861">
      <w:pPr>
        <w:spacing w:line="288" w:lineRule="auto"/>
        <w:ind w:firstLine="482"/>
        <w:rPr>
          <w:rFonts w:ascii="Times New Roman" w:eastAsia="宋体"/>
          <w:sz w:val="24"/>
        </w:rPr>
      </w:pPr>
      <w:r>
        <w:rPr>
          <w:rFonts w:ascii="Times New Roman" w:eastAsia="宋体"/>
          <w:sz w:val="24"/>
        </w:rPr>
        <w:t>汇编：在这一步骤中，汇编器将汇编文件转换成二进制目标文件。</w:t>
      </w:r>
    </w:p>
    <w:p w14:paraId="6BE6E9A5" w14:textId="77777777" w:rsidR="00963861" w:rsidRDefault="00963861" w:rsidP="00963861">
      <w:pPr>
        <w:spacing w:line="288" w:lineRule="auto"/>
        <w:ind w:firstLine="482"/>
        <w:rPr>
          <w:rFonts w:ascii="Times New Roman" w:eastAsia="宋体"/>
          <w:sz w:val="24"/>
        </w:rPr>
      </w:pPr>
      <w:r>
        <w:rPr>
          <w:rFonts w:ascii="Times New Roman" w:eastAsia="宋体"/>
          <w:sz w:val="24"/>
        </w:rPr>
        <w:t>链接：在这一步骤中，链接器将目标文件和库文件链接在一起，并最终生成可执行文件。</w:t>
      </w:r>
    </w:p>
    <w:p w14:paraId="149E5E79" w14:textId="77777777" w:rsidR="00963861" w:rsidRDefault="00963861" w:rsidP="00963861">
      <w:pPr>
        <w:spacing w:line="288" w:lineRule="auto"/>
        <w:ind w:firstLine="482"/>
        <w:outlineLvl w:val="2"/>
        <w:rPr>
          <w:rFonts w:ascii="Times New Roman" w:eastAsia="宋体"/>
          <w:b/>
          <w:bCs/>
          <w:sz w:val="24"/>
        </w:rPr>
      </w:pPr>
      <w:bookmarkStart w:id="207" w:name="_Toc18286"/>
      <w:r>
        <w:rPr>
          <w:rFonts w:ascii="Times New Roman" w:eastAsia="宋体" w:hint="eastAsia"/>
          <w:b/>
          <w:bCs/>
          <w:sz w:val="24"/>
        </w:rPr>
        <w:lastRenderedPageBreak/>
        <w:t xml:space="preserve">5.3.4 </w:t>
      </w:r>
      <w:r>
        <w:rPr>
          <w:rFonts w:ascii="Times New Roman" w:eastAsia="宋体" w:hint="eastAsia"/>
          <w:b/>
          <w:bCs/>
          <w:sz w:val="24"/>
        </w:rPr>
        <w:t>总结</w:t>
      </w:r>
      <w:bookmarkEnd w:id="207"/>
    </w:p>
    <w:p w14:paraId="1A9B016E" w14:textId="77777777" w:rsidR="00963861" w:rsidRDefault="00963861" w:rsidP="00963861">
      <w:pPr>
        <w:spacing w:line="288" w:lineRule="auto"/>
        <w:ind w:firstLine="482"/>
        <w:rPr>
          <w:rFonts w:ascii="Times New Roman" w:eastAsia="宋体"/>
          <w:sz w:val="24"/>
        </w:rPr>
      </w:pPr>
      <w:r>
        <w:rPr>
          <w:rFonts w:ascii="Times New Roman" w:eastAsia="宋体"/>
          <w:sz w:val="24"/>
        </w:rPr>
        <w:t>A66</w:t>
      </w:r>
      <w:r>
        <w:rPr>
          <w:rFonts w:ascii="Times New Roman" w:eastAsia="宋体"/>
          <w:sz w:val="24"/>
        </w:rPr>
        <w:t>编译器的中间表示和代码生成是编译器实现中非常重要的一部分。在</w:t>
      </w:r>
      <w:r>
        <w:rPr>
          <w:rFonts w:ascii="Times New Roman" w:eastAsia="宋体"/>
          <w:sz w:val="24"/>
        </w:rPr>
        <w:t>A66</w:t>
      </w:r>
      <w:r>
        <w:rPr>
          <w:rFonts w:ascii="Times New Roman" w:eastAsia="宋体"/>
          <w:sz w:val="24"/>
        </w:rPr>
        <w:t>编译器中，使用</w:t>
      </w:r>
      <w:r>
        <w:rPr>
          <w:rFonts w:ascii="Times New Roman" w:eastAsia="宋体"/>
          <w:sz w:val="24"/>
        </w:rPr>
        <w:t>LLVM</w:t>
      </w:r>
      <w:r>
        <w:rPr>
          <w:rFonts w:ascii="Times New Roman" w:eastAsia="宋体"/>
          <w:sz w:val="24"/>
        </w:rPr>
        <w:t>框架实现了通用的、与平台无关的中间表示</w:t>
      </w:r>
      <w:r>
        <w:rPr>
          <w:rFonts w:ascii="Times New Roman" w:eastAsia="宋体"/>
          <w:sz w:val="24"/>
        </w:rPr>
        <w:t>(IR)</w:t>
      </w:r>
      <w:r>
        <w:rPr>
          <w:rFonts w:ascii="Times New Roman" w:eastAsia="宋体"/>
          <w:sz w:val="24"/>
        </w:rPr>
        <w:t>，并借助</w:t>
      </w:r>
      <w:r>
        <w:rPr>
          <w:rFonts w:ascii="Times New Roman" w:eastAsia="宋体"/>
          <w:sz w:val="24"/>
        </w:rPr>
        <w:t>LLVM</w:t>
      </w:r>
      <w:r>
        <w:rPr>
          <w:rFonts w:ascii="Times New Roman" w:eastAsia="宋体"/>
          <w:sz w:val="24"/>
        </w:rPr>
        <w:t>提供的接口将</w:t>
      </w:r>
      <w:r>
        <w:rPr>
          <w:rFonts w:ascii="Times New Roman" w:eastAsia="宋体"/>
          <w:sz w:val="24"/>
        </w:rPr>
        <w:t>IR</w:t>
      </w:r>
      <w:r>
        <w:rPr>
          <w:rFonts w:ascii="Times New Roman" w:eastAsia="宋体"/>
          <w:sz w:val="24"/>
        </w:rPr>
        <w:t>转换成汇编代码，并最终生成可执行文件。通过这些技术手段，</w:t>
      </w:r>
      <w:r>
        <w:rPr>
          <w:rFonts w:ascii="Times New Roman" w:eastAsia="宋体"/>
          <w:sz w:val="24"/>
        </w:rPr>
        <w:t>A66</w:t>
      </w:r>
      <w:r>
        <w:rPr>
          <w:rFonts w:ascii="Times New Roman" w:eastAsia="宋体"/>
          <w:sz w:val="24"/>
        </w:rPr>
        <w:t>编译器可以实现高效、可靠的代码生成，并支持不同平台和架构之间的相互转换。</w:t>
      </w:r>
    </w:p>
    <w:p w14:paraId="479298A6" w14:textId="77777777" w:rsidR="00963861" w:rsidRDefault="00963861" w:rsidP="00963861">
      <w:pPr>
        <w:pStyle w:val="2"/>
        <w:jc w:val="left"/>
        <w:rPr>
          <w:rFonts w:ascii="Times New Roman" w:eastAsia="黑体"/>
          <w:sz w:val="30"/>
        </w:rPr>
      </w:pPr>
      <w:bookmarkStart w:id="208" w:name="_Toc1034"/>
      <w:r>
        <w:rPr>
          <w:rFonts w:ascii="Times New Roman" w:eastAsia="黑体"/>
          <w:sz w:val="30"/>
        </w:rPr>
        <w:t>5.4. A66</w:t>
      </w:r>
      <w:r>
        <w:rPr>
          <w:rFonts w:ascii="Times New Roman" w:eastAsia="黑体"/>
          <w:sz w:val="30"/>
        </w:rPr>
        <w:t>编译器的后端实现</w:t>
      </w:r>
      <w:bookmarkEnd w:id="208"/>
    </w:p>
    <w:p w14:paraId="5DF70147"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w:t>
      </w:r>
      <w:r>
        <w:rPr>
          <w:rFonts w:ascii="Times New Roman" w:eastAsia="宋体"/>
          <w:sz w:val="24"/>
        </w:rPr>
        <w:t>A66</w:t>
      </w:r>
      <w:r>
        <w:rPr>
          <w:rFonts w:ascii="Times New Roman" w:eastAsia="宋体"/>
          <w:sz w:val="24"/>
        </w:rPr>
        <w:t>编译器的后端实现中，使用</w:t>
      </w:r>
      <w:r>
        <w:rPr>
          <w:rFonts w:ascii="Times New Roman" w:eastAsia="宋体"/>
          <w:sz w:val="24"/>
        </w:rPr>
        <w:t>LLVM</w:t>
      </w:r>
      <w:r>
        <w:rPr>
          <w:rFonts w:ascii="Times New Roman" w:eastAsia="宋体"/>
          <w:sz w:val="24"/>
        </w:rPr>
        <w:t>框架进行构建，生成目标代码。</w:t>
      </w:r>
      <w:r>
        <w:rPr>
          <w:rFonts w:ascii="Times New Roman" w:eastAsia="宋体"/>
          <w:sz w:val="24"/>
        </w:rPr>
        <w:t>LLVM</w:t>
      </w:r>
      <w:r>
        <w:rPr>
          <w:rFonts w:ascii="Times New Roman" w:eastAsia="宋体"/>
          <w:sz w:val="24"/>
        </w:rPr>
        <w:t>是一种开源的编译器基础设施，它提供了一系列的工具和库，可以用于构建编译器、调试器、优化器等。在</w:t>
      </w:r>
      <w:r>
        <w:rPr>
          <w:rFonts w:ascii="Times New Roman" w:eastAsia="宋体"/>
          <w:sz w:val="24"/>
        </w:rPr>
        <w:t>A66</w:t>
      </w:r>
      <w:r>
        <w:rPr>
          <w:rFonts w:ascii="Times New Roman" w:eastAsia="宋体"/>
          <w:sz w:val="24"/>
        </w:rPr>
        <w:t>编译器中，使用</w:t>
      </w:r>
      <w:r>
        <w:rPr>
          <w:rFonts w:ascii="Times New Roman" w:eastAsia="宋体"/>
          <w:sz w:val="24"/>
        </w:rPr>
        <w:t>LLVM</w:t>
      </w:r>
      <w:r>
        <w:rPr>
          <w:rFonts w:ascii="Times New Roman" w:eastAsia="宋体"/>
          <w:sz w:val="24"/>
        </w:rPr>
        <w:t>框架进行后端实现，可以有效地提高代码生成的效率和质量。</w:t>
      </w:r>
    </w:p>
    <w:p w14:paraId="67F8ECFD" w14:textId="77777777" w:rsidR="00963861" w:rsidRDefault="00963861" w:rsidP="00963861">
      <w:pPr>
        <w:spacing w:line="288" w:lineRule="auto"/>
        <w:ind w:firstLine="482"/>
        <w:outlineLvl w:val="2"/>
        <w:rPr>
          <w:rFonts w:ascii="Times New Roman" w:eastAsia="宋体"/>
          <w:b/>
          <w:bCs/>
          <w:sz w:val="24"/>
        </w:rPr>
      </w:pPr>
      <w:bookmarkStart w:id="209" w:name="_Toc8697"/>
      <w:r>
        <w:rPr>
          <w:rFonts w:ascii="Times New Roman" w:eastAsia="宋体" w:hint="eastAsia"/>
          <w:b/>
          <w:bCs/>
          <w:sz w:val="24"/>
        </w:rPr>
        <w:t>5.4.1 LLVM</w:t>
      </w:r>
      <w:r>
        <w:rPr>
          <w:rFonts w:ascii="Times New Roman" w:eastAsia="宋体" w:hint="eastAsia"/>
          <w:b/>
          <w:bCs/>
          <w:sz w:val="24"/>
        </w:rPr>
        <w:t>框架的介绍</w:t>
      </w:r>
      <w:bookmarkEnd w:id="209"/>
    </w:p>
    <w:p w14:paraId="53A88AD6" w14:textId="77777777" w:rsidR="00963861" w:rsidRDefault="00963861" w:rsidP="00963861">
      <w:pPr>
        <w:spacing w:line="288" w:lineRule="auto"/>
        <w:ind w:firstLine="482"/>
        <w:rPr>
          <w:rFonts w:ascii="Times New Roman" w:eastAsia="宋体"/>
          <w:sz w:val="24"/>
        </w:rPr>
      </w:pPr>
      <w:r>
        <w:rPr>
          <w:rFonts w:ascii="Times New Roman" w:eastAsia="宋体"/>
          <w:sz w:val="24"/>
        </w:rPr>
        <w:t>LLVM</w:t>
      </w:r>
      <w:r>
        <w:rPr>
          <w:rFonts w:ascii="Times New Roman" w:eastAsia="宋体"/>
          <w:sz w:val="24"/>
        </w:rPr>
        <w:t>是一种开源的编译器基础设施，它提供了一系列的工具和库，可以用于构建编译器、调试器、优化器等。</w:t>
      </w:r>
      <w:r>
        <w:rPr>
          <w:rFonts w:ascii="Times New Roman" w:eastAsia="宋体"/>
          <w:sz w:val="24"/>
        </w:rPr>
        <w:t>LLVM</w:t>
      </w:r>
      <w:r>
        <w:rPr>
          <w:rFonts w:ascii="Times New Roman" w:eastAsia="宋体"/>
          <w:sz w:val="24"/>
        </w:rPr>
        <w:t>的主要特点包括：</w:t>
      </w:r>
    </w:p>
    <w:p w14:paraId="03E32749"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可重用性：</w:t>
      </w:r>
      <w:r>
        <w:rPr>
          <w:rFonts w:ascii="Times New Roman" w:eastAsia="宋体"/>
          <w:sz w:val="24"/>
        </w:rPr>
        <w:t>LLVM</w:t>
      </w:r>
      <w:r>
        <w:rPr>
          <w:rFonts w:ascii="Times New Roman" w:eastAsia="宋体"/>
          <w:sz w:val="24"/>
        </w:rPr>
        <w:t>提供了一系列的工具和库，可以方便地进行模块化设计和重用。</w:t>
      </w:r>
    </w:p>
    <w:p w14:paraId="3C66D271"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可扩展性：</w:t>
      </w:r>
      <w:r>
        <w:rPr>
          <w:rFonts w:ascii="Times New Roman" w:eastAsia="宋体"/>
          <w:sz w:val="24"/>
        </w:rPr>
        <w:t>LLVM</w:t>
      </w:r>
      <w:r>
        <w:rPr>
          <w:rFonts w:ascii="Times New Roman" w:eastAsia="宋体"/>
          <w:sz w:val="24"/>
        </w:rPr>
        <w:t>的架构设计非常灵活，可以方便地进行扩展和定制。</w:t>
      </w:r>
    </w:p>
    <w:p w14:paraId="4FA4185C"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高效性：</w:t>
      </w:r>
      <w:r>
        <w:rPr>
          <w:rFonts w:ascii="Times New Roman" w:eastAsia="宋体"/>
          <w:sz w:val="24"/>
        </w:rPr>
        <w:t>LLVM</w:t>
      </w:r>
      <w:r>
        <w:rPr>
          <w:rFonts w:ascii="Times New Roman" w:eastAsia="宋体"/>
          <w:sz w:val="24"/>
        </w:rPr>
        <w:t>采用了一些先进的编译技术，可以生成高效的目标代码。</w:t>
      </w:r>
    </w:p>
    <w:p w14:paraId="65475D0F"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跨平台性：</w:t>
      </w:r>
      <w:r>
        <w:rPr>
          <w:rFonts w:ascii="Times New Roman" w:eastAsia="宋体"/>
          <w:sz w:val="24"/>
        </w:rPr>
        <w:t>LLVM</w:t>
      </w:r>
      <w:r>
        <w:rPr>
          <w:rFonts w:ascii="Times New Roman" w:eastAsia="宋体"/>
          <w:sz w:val="24"/>
        </w:rPr>
        <w:t>支持多种平台和架构，可以方便地进行跨平台开发。</w:t>
      </w:r>
    </w:p>
    <w:p w14:paraId="7DC9E7E8" w14:textId="77777777" w:rsidR="00963861" w:rsidRDefault="00963861" w:rsidP="00963861">
      <w:pPr>
        <w:spacing w:line="288" w:lineRule="auto"/>
        <w:ind w:firstLine="482"/>
        <w:outlineLvl w:val="2"/>
        <w:rPr>
          <w:rFonts w:ascii="Times New Roman" w:eastAsia="宋体"/>
          <w:b/>
          <w:bCs/>
          <w:sz w:val="24"/>
        </w:rPr>
      </w:pPr>
      <w:bookmarkStart w:id="210" w:name="_Toc32465"/>
      <w:r>
        <w:rPr>
          <w:rFonts w:ascii="Times New Roman" w:eastAsia="宋体" w:hint="eastAsia"/>
          <w:b/>
          <w:bCs/>
          <w:sz w:val="24"/>
        </w:rPr>
        <w:t>5.4.2 LLVM</w:t>
      </w:r>
      <w:r>
        <w:rPr>
          <w:rFonts w:ascii="Times New Roman" w:eastAsia="宋体" w:hint="eastAsia"/>
          <w:b/>
          <w:bCs/>
          <w:sz w:val="24"/>
        </w:rPr>
        <w:t>在</w:t>
      </w:r>
      <w:r>
        <w:rPr>
          <w:rFonts w:ascii="Times New Roman" w:eastAsia="宋体" w:hint="eastAsia"/>
          <w:b/>
          <w:bCs/>
          <w:sz w:val="24"/>
        </w:rPr>
        <w:t>A66</w:t>
      </w:r>
      <w:r>
        <w:rPr>
          <w:rFonts w:ascii="Times New Roman" w:eastAsia="宋体" w:hint="eastAsia"/>
          <w:b/>
          <w:bCs/>
          <w:sz w:val="24"/>
        </w:rPr>
        <w:t>编译器中的应用</w:t>
      </w:r>
      <w:bookmarkEnd w:id="210"/>
    </w:p>
    <w:p w14:paraId="45D298DB"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在</w:t>
      </w:r>
      <w:r>
        <w:rPr>
          <w:rFonts w:ascii="Times New Roman" w:eastAsia="宋体"/>
          <w:sz w:val="24"/>
        </w:rPr>
        <w:t>A66</w:t>
      </w:r>
      <w:r>
        <w:rPr>
          <w:rFonts w:ascii="Times New Roman" w:eastAsia="宋体"/>
          <w:sz w:val="24"/>
        </w:rPr>
        <w:t>编译器中，使用</w:t>
      </w:r>
      <w:r>
        <w:rPr>
          <w:rFonts w:ascii="Times New Roman" w:eastAsia="宋体"/>
          <w:sz w:val="24"/>
        </w:rPr>
        <w:t>LLVM</w:t>
      </w:r>
      <w:r>
        <w:rPr>
          <w:rFonts w:ascii="Times New Roman" w:eastAsia="宋体"/>
          <w:sz w:val="24"/>
        </w:rPr>
        <w:t>框架进行后端实现，可以有效地提高代码生成的效率和质量。使用</w:t>
      </w:r>
      <w:r>
        <w:rPr>
          <w:rFonts w:ascii="Times New Roman" w:eastAsia="宋体"/>
          <w:sz w:val="24"/>
        </w:rPr>
        <w:t>LLVM</w:t>
      </w:r>
      <w:r>
        <w:rPr>
          <w:rFonts w:ascii="Times New Roman" w:eastAsia="宋体"/>
          <w:sz w:val="24"/>
        </w:rPr>
        <w:t>框架进行后端实现主要包括以下几个步骤：</w:t>
      </w:r>
    </w:p>
    <w:p w14:paraId="3B3EE0DA"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中间表示到</w:t>
      </w:r>
      <w:r>
        <w:rPr>
          <w:rFonts w:ascii="Times New Roman" w:eastAsia="宋体"/>
          <w:sz w:val="24"/>
        </w:rPr>
        <w:t>LLVM IR</w:t>
      </w:r>
      <w:r>
        <w:rPr>
          <w:rFonts w:ascii="Times New Roman" w:eastAsia="宋体"/>
          <w:sz w:val="24"/>
        </w:rPr>
        <w:t>的转换：将中间表示转换成</w:t>
      </w:r>
      <w:r>
        <w:rPr>
          <w:rFonts w:ascii="Times New Roman" w:eastAsia="宋体"/>
          <w:sz w:val="24"/>
        </w:rPr>
        <w:t>LLVM IR</w:t>
      </w:r>
      <w:r>
        <w:rPr>
          <w:rFonts w:ascii="Times New Roman" w:eastAsia="宋体"/>
          <w:sz w:val="24"/>
        </w:rPr>
        <w:t>。这个过程可以使用</w:t>
      </w:r>
      <w:r>
        <w:rPr>
          <w:rFonts w:ascii="Times New Roman" w:eastAsia="宋体"/>
          <w:sz w:val="24"/>
        </w:rPr>
        <w:t>LLVM</w:t>
      </w:r>
      <w:r>
        <w:rPr>
          <w:rFonts w:ascii="Times New Roman" w:eastAsia="宋体"/>
          <w:sz w:val="24"/>
        </w:rPr>
        <w:t>提供的工具和库来完成。</w:t>
      </w:r>
      <w:r>
        <w:rPr>
          <w:rFonts w:ascii="Times New Roman" w:eastAsia="宋体"/>
          <w:sz w:val="24"/>
        </w:rPr>
        <w:t>LLVM IR</w:t>
      </w:r>
      <w:r>
        <w:rPr>
          <w:rFonts w:ascii="Times New Roman" w:eastAsia="宋体"/>
          <w:sz w:val="24"/>
        </w:rPr>
        <w:t>是一种类似于汇编语言的中间表示，它比</w:t>
      </w:r>
      <w:r>
        <w:rPr>
          <w:rFonts w:ascii="Times New Roman" w:eastAsia="宋体"/>
          <w:sz w:val="24"/>
        </w:rPr>
        <w:t>A66</w:t>
      </w:r>
      <w:r>
        <w:rPr>
          <w:rFonts w:ascii="Times New Roman" w:eastAsia="宋体"/>
          <w:sz w:val="24"/>
        </w:rPr>
        <w:t>编译器中的中间表示更加抽象和通用。</w:t>
      </w:r>
    </w:p>
    <w:p w14:paraId="7644D61F" w14:textId="77777777" w:rsidR="00963861" w:rsidRDefault="00963861" w:rsidP="00963861">
      <w:pPr>
        <w:spacing w:line="288" w:lineRule="auto"/>
        <w:ind w:firstLine="482"/>
        <w:rPr>
          <w:rFonts w:ascii="Times New Roman" w:eastAsia="宋体"/>
          <w:sz w:val="24"/>
        </w:rPr>
      </w:pPr>
      <w:r>
        <w:rPr>
          <w:rFonts w:ascii="Times New Roman" w:eastAsia="宋体"/>
          <w:sz w:val="24"/>
        </w:rPr>
        <w:t>LLVM IR</w:t>
      </w:r>
      <w:r>
        <w:rPr>
          <w:rFonts w:ascii="Times New Roman" w:eastAsia="宋体"/>
          <w:sz w:val="24"/>
        </w:rPr>
        <w:t>的优化：在将中间表示转换成</w:t>
      </w:r>
      <w:r>
        <w:rPr>
          <w:rFonts w:ascii="Times New Roman" w:eastAsia="宋体"/>
          <w:sz w:val="24"/>
        </w:rPr>
        <w:t>LLVM IR</w:t>
      </w:r>
      <w:r>
        <w:rPr>
          <w:rFonts w:ascii="Times New Roman" w:eastAsia="宋体"/>
          <w:sz w:val="24"/>
        </w:rPr>
        <w:t>之后，需要进行一系列的代码优化。这些优化包括常量折叠、死代码消除、循环展开、函数内联等。这些优化都是基于</w:t>
      </w:r>
      <w:r>
        <w:rPr>
          <w:rFonts w:ascii="Times New Roman" w:eastAsia="宋体"/>
          <w:sz w:val="24"/>
        </w:rPr>
        <w:t>LLVM IR</w:t>
      </w:r>
      <w:r>
        <w:rPr>
          <w:rFonts w:ascii="Times New Roman" w:eastAsia="宋体"/>
          <w:sz w:val="24"/>
        </w:rPr>
        <w:t>进行的。</w:t>
      </w:r>
    </w:p>
    <w:p w14:paraId="49D755AD" w14:textId="77777777" w:rsidR="00963861" w:rsidRDefault="00963861" w:rsidP="00963861">
      <w:pPr>
        <w:spacing w:line="288" w:lineRule="auto"/>
        <w:ind w:firstLine="482"/>
        <w:rPr>
          <w:rFonts w:ascii="Times New Roman" w:eastAsia="宋体"/>
          <w:sz w:val="24"/>
        </w:rPr>
      </w:pPr>
      <w:r>
        <w:rPr>
          <w:rFonts w:ascii="Times New Roman" w:eastAsia="宋体"/>
          <w:sz w:val="24"/>
        </w:rPr>
        <w:t>LLVM IR</w:t>
      </w:r>
      <w:r>
        <w:rPr>
          <w:rFonts w:ascii="Times New Roman" w:eastAsia="宋体"/>
          <w:sz w:val="24"/>
        </w:rPr>
        <w:t>到目标代码的转换：将</w:t>
      </w:r>
      <w:r>
        <w:rPr>
          <w:rFonts w:ascii="Times New Roman" w:eastAsia="宋体"/>
          <w:sz w:val="24"/>
        </w:rPr>
        <w:t>LLVM IR</w:t>
      </w:r>
      <w:r>
        <w:rPr>
          <w:rFonts w:ascii="Times New Roman" w:eastAsia="宋体"/>
          <w:sz w:val="24"/>
        </w:rPr>
        <w:t>转换成目标代码。这个过程可以使用</w:t>
      </w:r>
      <w:r>
        <w:rPr>
          <w:rFonts w:ascii="Times New Roman" w:eastAsia="宋体"/>
          <w:sz w:val="24"/>
        </w:rPr>
        <w:t>LLVM</w:t>
      </w:r>
      <w:r>
        <w:rPr>
          <w:rFonts w:ascii="Times New Roman" w:eastAsia="宋体"/>
          <w:sz w:val="24"/>
        </w:rPr>
        <w:t>提供的工具和库来完成。</w:t>
      </w:r>
      <w:r>
        <w:rPr>
          <w:rFonts w:ascii="Times New Roman" w:eastAsia="宋体"/>
          <w:sz w:val="24"/>
        </w:rPr>
        <w:t>LLVM</w:t>
      </w:r>
      <w:r>
        <w:rPr>
          <w:rFonts w:ascii="Times New Roman" w:eastAsia="宋体"/>
          <w:sz w:val="24"/>
        </w:rPr>
        <w:t>提供了一系列的目标平台支持，可以方便地生成适用于不同平台和架构的目标代码。</w:t>
      </w:r>
    </w:p>
    <w:p w14:paraId="64FEB5C5"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使用</w:t>
      </w:r>
      <w:r>
        <w:rPr>
          <w:rFonts w:ascii="Times New Roman" w:eastAsia="宋体"/>
          <w:sz w:val="24"/>
        </w:rPr>
        <w:t>LLVM</w:t>
      </w:r>
      <w:r>
        <w:rPr>
          <w:rFonts w:ascii="Times New Roman" w:eastAsia="宋体"/>
          <w:sz w:val="24"/>
        </w:rPr>
        <w:t>框架进行后端实现可以带来以下几个优点：</w:t>
      </w:r>
    </w:p>
    <w:p w14:paraId="1A90444C"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高效性：</w:t>
      </w:r>
      <w:r>
        <w:rPr>
          <w:rFonts w:ascii="Times New Roman" w:eastAsia="宋体"/>
          <w:sz w:val="24"/>
        </w:rPr>
        <w:t>LLVM</w:t>
      </w:r>
      <w:r>
        <w:rPr>
          <w:rFonts w:ascii="Times New Roman" w:eastAsia="宋体"/>
          <w:sz w:val="24"/>
        </w:rPr>
        <w:t>采用了一些先进的编译技术，可以生成高效的目标代码。使用</w:t>
      </w:r>
      <w:r>
        <w:rPr>
          <w:rFonts w:ascii="Times New Roman" w:eastAsia="宋体"/>
          <w:sz w:val="24"/>
        </w:rPr>
        <w:t>LLVM</w:t>
      </w:r>
      <w:r>
        <w:rPr>
          <w:rFonts w:ascii="Times New Roman" w:eastAsia="宋体"/>
          <w:sz w:val="24"/>
        </w:rPr>
        <w:t>框架进行后端实现可以有效地提高代码执行效率。</w:t>
      </w:r>
    </w:p>
    <w:p w14:paraId="2B98E982"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可扩展性：</w:t>
      </w:r>
      <w:r>
        <w:rPr>
          <w:rFonts w:ascii="Times New Roman" w:eastAsia="宋体"/>
          <w:sz w:val="24"/>
        </w:rPr>
        <w:t>LLVM</w:t>
      </w:r>
      <w:r>
        <w:rPr>
          <w:rFonts w:ascii="Times New Roman" w:eastAsia="宋体"/>
          <w:sz w:val="24"/>
        </w:rPr>
        <w:t>的架构设计非常灵活，可以方便地进行扩展和定制。这</w:t>
      </w:r>
      <w:r>
        <w:rPr>
          <w:rFonts w:ascii="Times New Roman" w:eastAsia="宋体"/>
          <w:sz w:val="24"/>
        </w:rPr>
        <w:lastRenderedPageBreak/>
        <w:t>意味着</w:t>
      </w:r>
      <w:r>
        <w:rPr>
          <w:rFonts w:ascii="Times New Roman" w:eastAsia="宋体"/>
          <w:sz w:val="24"/>
        </w:rPr>
        <w:t>A66</w:t>
      </w:r>
      <w:r>
        <w:rPr>
          <w:rFonts w:ascii="Times New Roman" w:eastAsia="宋体"/>
          <w:sz w:val="24"/>
        </w:rPr>
        <w:t>编译器可以根据实际需求进行定制和扩展。</w:t>
      </w:r>
    </w:p>
    <w:p w14:paraId="2442E829"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跨平台性：</w:t>
      </w:r>
      <w:r>
        <w:rPr>
          <w:rFonts w:ascii="Times New Roman" w:eastAsia="宋体"/>
          <w:sz w:val="24"/>
        </w:rPr>
        <w:t>LLVM</w:t>
      </w:r>
      <w:r>
        <w:rPr>
          <w:rFonts w:ascii="Times New Roman" w:eastAsia="宋体"/>
          <w:sz w:val="24"/>
        </w:rPr>
        <w:t>支持多种平台和架构，可以方便地进行跨平台开发。这意味着</w:t>
      </w:r>
      <w:r>
        <w:rPr>
          <w:rFonts w:ascii="Times New Roman" w:eastAsia="宋体"/>
          <w:sz w:val="24"/>
        </w:rPr>
        <w:t>A66</w:t>
      </w:r>
      <w:r>
        <w:rPr>
          <w:rFonts w:ascii="Times New Roman" w:eastAsia="宋体"/>
          <w:sz w:val="24"/>
        </w:rPr>
        <w:t>编译器可以在不同平台上运行，并生成适用于不同平台和架构的目标代码。</w:t>
      </w:r>
    </w:p>
    <w:p w14:paraId="35D12EC2" w14:textId="77777777" w:rsidR="00963861" w:rsidRDefault="00963861" w:rsidP="00963861">
      <w:pPr>
        <w:pStyle w:val="1"/>
        <w:jc w:val="center"/>
        <w:rPr>
          <w:rFonts w:ascii="Times New Roman" w:eastAsia="黑体"/>
          <w:sz w:val="36"/>
        </w:rPr>
      </w:pPr>
      <w:bookmarkStart w:id="211" w:name="_Toc28299"/>
      <w:r>
        <w:rPr>
          <w:rFonts w:ascii="Times New Roman" w:eastAsia="黑体" w:hint="eastAsia"/>
          <w:sz w:val="36"/>
        </w:rPr>
        <w:t>第</w:t>
      </w:r>
      <w:r>
        <w:rPr>
          <w:rFonts w:ascii="Times New Roman" w:eastAsia="黑体" w:hint="eastAsia"/>
          <w:sz w:val="36"/>
        </w:rPr>
        <w:t>6</w:t>
      </w:r>
      <w:r>
        <w:rPr>
          <w:rFonts w:ascii="Times New Roman" w:eastAsia="黑体" w:hint="eastAsia"/>
          <w:sz w:val="36"/>
        </w:rPr>
        <w:t>章</w:t>
      </w:r>
      <w:r>
        <w:rPr>
          <w:rFonts w:ascii="Times New Roman" w:eastAsia="黑体"/>
          <w:sz w:val="36"/>
        </w:rPr>
        <w:t xml:space="preserve"> </w:t>
      </w:r>
      <w:r>
        <w:rPr>
          <w:rFonts w:ascii="Times New Roman" w:eastAsia="黑体"/>
          <w:sz w:val="36"/>
        </w:rPr>
        <w:t>测试与评估</w:t>
      </w:r>
      <w:bookmarkEnd w:id="211"/>
    </w:p>
    <w:p w14:paraId="34FB955B" w14:textId="77777777" w:rsidR="00963861" w:rsidRDefault="00963861" w:rsidP="00963861">
      <w:pPr>
        <w:pStyle w:val="2"/>
        <w:jc w:val="left"/>
        <w:rPr>
          <w:rFonts w:ascii="Times New Roman" w:eastAsia="黑体"/>
          <w:sz w:val="30"/>
        </w:rPr>
      </w:pPr>
      <w:bookmarkStart w:id="212" w:name="_Toc19978"/>
      <w:r>
        <w:rPr>
          <w:rFonts w:ascii="Times New Roman" w:eastAsia="黑体"/>
          <w:sz w:val="30"/>
        </w:rPr>
        <w:t xml:space="preserve">6.1. </w:t>
      </w:r>
      <w:r>
        <w:rPr>
          <w:rFonts w:ascii="Times New Roman" w:eastAsia="黑体"/>
          <w:sz w:val="30"/>
        </w:rPr>
        <w:t>编写测试用例，覆盖</w:t>
      </w:r>
      <w:r>
        <w:rPr>
          <w:rFonts w:ascii="Times New Roman" w:eastAsia="黑体"/>
          <w:sz w:val="30"/>
        </w:rPr>
        <w:t>A66</w:t>
      </w:r>
      <w:r>
        <w:rPr>
          <w:rFonts w:ascii="Times New Roman" w:eastAsia="黑体"/>
          <w:sz w:val="30"/>
        </w:rPr>
        <w:t>语言的各个特性和语法结构。</w:t>
      </w:r>
      <w:bookmarkEnd w:id="212"/>
    </w:p>
    <w:p w14:paraId="329D8579" w14:textId="77777777" w:rsidR="00963861" w:rsidRPr="001648B3" w:rsidRDefault="00963861" w:rsidP="00963861">
      <w:pPr>
        <w:spacing w:line="288" w:lineRule="auto"/>
        <w:ind w:firstLine="482"/>
        <w:rPr>
          <w:rFonts w:ascii="Times New Roman" w:eastAsia="宋体"/>
          <w:b/>
          <w:bCs/>
          <w:sz w:val="24"/>
        </w:rPr>
      </w:pPr>
    </w:p>
    <w:p w14:paraId="60163C63" w14:textId="77777777" w:rsidR="00963861" w:rsidRDefault="00963861" w:rsidP="00963861">
      <w:pPr>
        <w:spacing w:line="288" w:lineRule="auto"/>
        <w:ind w:firstLine="482"/>
        <w:rPr>
          <w:rFonts w:ascii="Times New Roman" w:eastAsia="宋体"/>
          <w:sz w:val="24"/>
        </w:rPr>
      </w:pPr>
      <w:r>
        <w:rPr>
          <w:rFonts w:ascii="Times New Roman" w:eastAsia="宋体" w:hint="eastAsia"/>
          <w:sz w:val="24"/>
        </w:rPr>
        <w:t>以下是一些具体的测试用例</w:t>
      </w:r>
    </w:p>
    <w:p w14:paraId="50177C1A" w14:textId="77777777" w:rsidR="00963861" w:rsidRDefault="00963861" w:rsidP="00963861">
      <w:pPr>
        <w:spacing w:line="288" w:lineRule="auto"/>
        <w:ind w:firstLine="482"/>
        <w:outlineLvl w:val="2"/>
        <w:rPr>
          <w:rFonts w:ascii="Times New Roman" w:eastAsia="宋体"/>
          <w:sz w:val="24"/>
        </w:rPr>
      </w:pPr>
      <w:bookmarkStart w:id="213" w:name="_Toc7996"/>
      <w:r>
        <w:rPr>
          <w:rFonts w:ascii="Times New Roman" w:eastAsia="宋体"/>
          <w:sz w:val="24"/>
        </w:rPr>
        <w:t>1</w:t>
      </w:r>
      <w:r>
        <w:rPr>
          <w:rFonts w:ascii="Times New Roman" w:eastAsia="宋体" w:hint="eastAsia"/>
          <w:sz w:val="24"/>
        </w:rPr>
        <w:t>、</w:t>
      </w:r>
      <w:r>
        <w:rPr>
          <w:rFonts w:ascii="Times New Roman" w:eastAsia="宋体"/>
          <w:sz w:val="24"/>
        </w:rPr>
        <w:t xml:space="preserve"> </w:t>
      </w:r>
      <w:r>
        <w:rPr>
          <w:rFonts w:ascii="Times New Roman" w:eastAsia="宋体"/>
          <w:sz w:val="24"/>
        </w:rPr>
        <w:t>变量声明和赋值</w:t>
      </w:r>
      <w:bookmarkEnd w:id="213"/>
    </w:p>
    <w:p w14:paraId="3000DEFE" w14:textId="77777777" w:rsidR="00963861" w:rsidRDefault="00963861" w:rsidP="00963861">
      <w:pPr>
        <w:spacing w:line="288" w:lineRule="auto"/>
        <w:ind w:firstLine="482"/>
        <w:rPr>
          <w:rFonts w:ascii="Times New Roman" w:eastAsia="宋体"/>
          <w:sz w:val="24"/>
        </w:rPr>
      </w:pPr>
      <w:r>
        <w:rPr>
          <w:noProof/>
        </w:rPr>
        <w:drawing>
          <wp:inline distT="0" distB="0" distL="0" distR="0" wp14:anchorId="6DF9E4BF" wp14:editId="26C970D2">
            <wp:extent cx="5274310" cy="2196465"/>
            <wp:effectExtent l="0" t="0" r="0" b="0"/>
            <wp:docPr id="204562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20116" name=""/>
                    <pic:cNvPicPr/>
                  </pic:nvPicPr>
                  <pic:blipFill>
                    <a:blip r:embed="rId26"/>
                    <a:stretch>
                      <a:fillRect/>
                    </a:stretch>
                  </pic:blipFill>
                  <pic:spPr>
                    <a:xfrm>
                      <a:off x="0" y="0"/>
                      <a:ext cx="5274310" cy="2196465"/>
                    </a:xfrm>
                    <a:prstGeom prst="rect">
                      <a:avLst/>
                    </a:prstGeom>
                  </pic:spPr>
                </pic:pic>
              </a:graphicData>
            </a:graphic>
          </wp:inline>
        </w:drawing>
      </w:r>
    </w:p>
    <w:p w14:paraId="2C777F2E" w14:textId="77777777" w:rsidR="00963861" w:rsidRDefault="00963861" w:rsidP="00963861">
      <w:pPr>
        <w:spacing w:line="288" w:lineRule="auto"/>
        <w:ind w:firstLine="482"/>
        <w:outlineLvl w:val="2"/>
        <w:rPr>
          <w:rFonts w:ascii="Times New Roman" w:eastAsia="宋体"/>
          <w:sz w:val="24"/>
        </w:rPr>
      </w:pPr>
      <w:bookmarkStart w:id="214" w:name="_Toc10634"/>
      <w:r>
        <w:rPr>
          <w:rFonts w:ascii="Times New Roman" w:eastAsia="宋体"/>
          <w:sz w:val="24"/>
        </w:rPr>
        <w:t>2</w:t>
      </w:r>
      <w:r>
        <w:rPr>
          <w:rFonts w:ascii="Times New Roman" w:eastAsia="宋体" w:hint="eastAsia"/>
          <w:sz w:val="24"/>
        </w:rPr>
        <w:t>、</w:t>
      </w:r>
      <w:r>
        <w:rPr>
          <w:rFonts w:ascii="Times New Roman" w:eastAsia="宋体"/>
          <w:sz w:val="24"/>
        </w:rPr>
        <w:t xml:space="preserve"> </w:t>
      </w:r>
      <w:r>
        <w:rPr>
          <w:rFonts w:ascii="Times New Roman" w:eastAsia="宋体"/>
          <w:sz w:val="24"/>
        </w:rPr>
        <w:t>表达式和运算符</w:t>
      </w:r>
      <w:bookmarkEnd w:id="214"/>
    </w:p>
    <w:p w14:paraId="7F56D76E" w14:textId="77777777" w:rsidR="00963861" w:rsidRDefault="00963861" w:rsidP="00963861">
      <w:pPr>
        <w:rPr>
          <w:rFonts w:ascii="Times New Roman" w:eastAsia="宋体"/>
          <w:sz w:val="24"/>
        </w:rPr>
      </w:pPr>
      <w:r>
        <w:rPr>
          <w:noProof/>
        </w:rPr>
        <w:drawing>
          <wp:inline distT="0" distB="0" distL="0" distR="0" wp14:anchorId="18F9DE77" wp14:editId="44D83B38">
            <wp:extent cx="5274310" cy="2811780"/>
            <wp:effectExtent l="0" t="0" r="0" b="0"/>
            <wp:docPr id="1680702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02247" name=""/>
                    <pic:cNvPicPr/>
                  </pic:nvPicPr>
                  <pic:blipFill>
                    <a:blip r:embed="rId27"/>
                    <a:stretch>
                      <a:fillRect/>
                    </a:stretch>
                  </pic:blipFill>
                  <pic:spPr>
                    <a:xfrm>
                      <a:off x="0" y="0"/>
                      <a:ext cx="5274310" cy="2811780"/>
                    </a:xfrm>
                    <a:prstGeom prst="rect">
                      <a:avLst/>
                    </a:prstGeom>
                  </pic:spPr>
                </pic:pic>
              </a:graphicData>
            </a:graphic>
          </wp:inline>
        </w:drawing>
      </w:r>
    </w:p>
    <w:p w14:paraId="4193A15B" w14:textId="77777777" w:rsidR="00963861" w:rsidRDefault="00963861" w:rsidP="00963861">
      <w:pPr>
        <w:spacing w:line="288" w:lineRule="auto"/>
        <w:outlineLvl w:val="2"/>
        <w:rPr>
          <w:rFonts w:ascii="Times New Roman" w:eastAsia="宋体"/>
          <w:sz w:val="24"/>
        </w:rPr>
      </w:pPr>
      <w:bookmarkStart w:id="215" w:name="_Toc27170"/>
      <w:r>
        <w:rPr>
          <w:rFonts w:ascii="Times New Roman" w:eastAsia="宋体"/>
          <w:sz w:val="24"/>
        </w:rPr>
        <w:lastRenderedPageBreak/>
        <w:t>3</w:t>
      </w:r>
      <w:r>
        <w:rPr>
          <w:rFonts w:ascii="Times New Roman" w:eastAsia="宋体" w:hint="eastAsia"/>
          <w:sz w:val="24"/>
        </w:rPr>
        <w:t>、</w:t>
      </w:r>
      <w:r>
        <w:rPr>
          <w:rFonts w:ascii="Times New Roman" w:eastAsia="宋体"/>
          <w:sz w:val="24"/>
        </w:rPr>
        <w:t xml:space="preserve"> </w:t>
      </w:r>
      <w:r>
        <w:rPr>
          <w:rFonts w:ascii="Times New Roman" w:eastAsia="宋体"/>
          <w:sz w:val="24"/>
        </w:rPr>
        <w:t>控制流语句</w:t>
      </w:r>
      <w:bookmarkEnd w:id="215"/>
    </w:p>
    <w:p w14:paraId="57A1E66A" w14:textId="77777777" w:rsidR="00963861" w:rsidRDefault="00963861" w:rsidP="00963861">
      <w:pPr>
        <w:rPr>
          <w:rFonts w:ascii="Times New Roman" w:eastAsia="宋体"/>
          <w:sz w:val="24"/>
        </w:rPr>
      </w:pPr>
      <w:r>
        <w:rPr>
          <w:noProof/>
        </w:rPr>
        <w:drawing>
          <wp:inline distT="0" distB="0" distL="0" distR="0" wp14:anchorId="3664B1D4" wp14:editId="5006EDBA">
            <wp:extent cx="5274310" cy="2045335"/>
            <wp:effectExtent l="0" t="0" r="0" b="0"/>
            <wp:docPr id="1300325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25152" name=""/>
                    <pic:cNvPicPr/>
                  </pic:nvPicPr>
                  <pic:blipFill>
                    <a:blip r:embed="rId28"/>
                    <a:stretch>
                      <a:fillRect/>
                    </a:stretch>
                  </pic:blipFill>
                  <pic:spPr>
                    <a:xfrm>
                      <a:off x="0" y="0"/>
                      <a:ext cx="5274310" cy="2045335"/>
                    </a:xfrm>
                    <a:prstGeom prst="rect">
                      <a:avLst/>
                    </a:prstGeom>
                  </pic:spPr>
                </pic:pic>
              </a:graphicData>
            </a:graphic>
          </wp:inline>
        </w:drawing>
      </w:r>
    </w:p>
    <w:p w14:paraId="79115FD9" w14:textId="77777777" w:rsidR="00963861" w:rsidRDefault="00963861" w:rsidP="00963861"/>
    <w:p w14:paraId="2A9704E4" w14:textId="77777777" w:rsidR="00963861" w:rsidRDefault="00963861" w:rsidP="00963861">
      <w:pPr>
        <w:spacing w:line="288" w:lineRule="auto"/>
        <w:outlineLvl w:val="2"/>
        <w:rPr>
          <w:rFonts w:ascii="Times New Roman" w:eastAsia="宋体"/>
          <w:sz w:val="24"/>
        </w:rPr>
      </w:pPr>
      <w:bookmarkStart w:id="216" w:name="_Toc15937"/>
      <w:r>
        <w:rPr>
          <w:rFonts w:ascii="Times New Roman" w:eastAsia="宋体" w:hint="eastAsia"/>
          <w:sz w:val="24"/>
        </w:rPr>
        <w:t>4</w:t>
      </w:r>
      <w:r>
        <w:rPr>
          <w:rFonts w:ascii="Times New Roman" w:eastAsia="宋体" w:hint="eastAsia"/>
          <w:sz w:val="24"/>
        </w:rPr>
        <w:t>、</w:t>
      </w:r>
      <w:r>
        <w:rPr>
          <w:rFonts w:ascii="Times New Roman" w:eastAsia="宋体"/>
          <w:sz w:val="24"/>
        </w:rPr>
        <w:t xml:space="preserve"> </w:t>
      </w:r>
      <w:r>
        <w:rPr>
          <w:rFonts w:ascii="Times New Roman" w:eastAsia="宋体" w:hint="eastAsia"/>
          <w:sz w:val="24"/>
        </w:rPr>
        <w:t>函数和模块化</w:t>
      </w:r>
      <w:bookmarkEnd w:id="216"/>
    </w:p>
    <w:p w14:paraId="7EA35872" w14:textId="77777777" w:rsidR="00963861" w:rsidRDefault="00963861" w:rsidP="00963861">
      <w:r>
        <w:rPr>
          <w:rFonts w:hint="eastAsia"/>
        </w:rPr>
        <w:t>函数声明和定义：</w:t>
      </w:r>
    </w:p>
    <w:p w14:paraId="5B850167" w14:textId="77777777" w:rsidR="00963861" w:rsidRDefault="00963861" w:rsidP="00963861">
      <w:pPr>
        <w:rPr>
          <w:rFonts w:ascii="Times New Roman" w:eastAsia="宋体"/>
          <w:sz w:val="24"/>
        </w:rPr>
      </w:pPr>
      <w:r>
        <w:rPr>
          <w:noProof/>
        </w:rPr>
        <w:drawing>
          <wp:inline distT="0" distB="0" distL="0" distR="0" wp14:anchorId="34DADF00" wp14:editId="4BA9C217">
            <wp:extent cx="5274310" cy="1823720"/>
            <wp:effectExtent l="0" t="0" r="0" b="0"/>
            <wp:docPr id="1681301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01388" name=""/>
                    <pic:cNvPicPr/>
                  </pic:nvPicPr>
                  <pic:blipFill>
                    <a:blip r:embed="rId29"/>
                    <a:stretch>
                      <a:fillRect/>
                    </a:stretch>
                  </pic:blipFill>
                  <pic:spPr>
                    <a:xfrm>
                      <a:off x="0" y="0"/>
                      <a:ext cx="5274310" cy="1823720"/>
                    </a:xfrm>
                    <a:prstGeom prst="rect">
                      <a:avLst/>
                    </a:prstGeom>
                  </pic:spPr>
                </pic:pic>
              </a:graphicData>
            </a:graphic>
          </wp:inline>
        </w:drawing>
      </w:r>
    </w:p>
    <w:p w14:paraId="1893AD27" w14:textId="77777777" w:rsidR="00963861" w:rsidRDefault="00963861" w:rsidP="00963861">
      <w:pPr>
        <w:spacing w:line="288" w:lineRule="auto"/>
        <w:outlineLvl w:val="2"/>
        <w:rPr>
          <w:rFonts w:ascii="Times New Roman" w:eastAsia="宋体"/>
          <w:sz w:val="24"/>
        </w:rPr>
      </w:pPr>
      <w:r>
        <w:rPr>
          <w:rFonts w:ascii="Times New Roman" w:eastAsia="宋体" w:hint="eastAsia"/>
          <w:sz w:val="24"/>
        </w:rPr>
        <w:t>模块化编程：</w:t>
      </w:r>
    </w:p>
    <w:p w14:paraId="746677BF" w14:textId="77777777" w:rsidR="00963861" w:rsidRDefault="00963861" w:rsidP="00963861">
      <w:pPr>
        <w:pStyle w:val="a8"/>
        <w:spacing w:before="0" w:beforeAutospacing="0" w:after="0" w:afterAutospacing="0"/>
      </w:pPr>
      <w:r>
        <w:rPr>
          <w:noProof/>
        </w:rPr>
        <w:drawing>
          <wp:inline distT="0" distB="0" distL="0" distR="0" wp14:anchorId="4A87C3F2" wp14:editId="557501B7">
            <wp:extent cx="5038095" cy="1952381"/>
            <wp:effectExtent l="0" t="0" r="0" b="0"/>
            <wp:docPr id="435702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02555" name=""/>
                    <pic:cNvPicPr/>
                  </pic:nvPicPr>
                  <pic:blipFill>
                    <a:blip r:embed="rId30"/>
                    <a:stretch>
                      <a:fillRect/>
                    </a:stretch>
                  </pic:blipFill>
                  <pic:spPr>
                    <a:xfrm>
                      <a:off x="0" y="0"/>
                      <a:ext cx="5038095" cy="1952381"/>
                    </a:xfrm>
                    <a:prstGeom prst="rect">
                      <a:avLst/>
                    </a:prstGeom>
                  </pic:spPr>
                </pic:pic>
              </a:graphicData>
            </a:graphic>
          </wp:inline>
        </w:drawing>
      </w:r>
    </w:p>
    <w:p w14:paraId="1A0CDEA3" w14:textId="77777777" w:rsidR="00963861" w:rsidRDefault="00963861" w:rsidP="00963861">
      <w:pPr>
        <w:pStyle w:val="a8"/>
        <w:spacing w:before="0" w:beforeAutospacing="0" w:after="0" w:afterAutospacing="0"/>
      </w:pPr>
    </w:p>
    <w:p w14:paraId="7AC5DD9E" w14:textId="77777777" w:rsidR="00963861" w:rsidRDefault="00963861" w:rsidP="00963861">
      <w:pPr>
        <w:pStyle w:val="a8"/>
        <w:spacing w:before="0" w:beforeAutospacing="0" w:after="0" w:afterAutospacing="0"/>
      </w:pPr>
      <w:r>
        <w:rPr>
          <w:noProof/>
        </w:rPr>
        <w:lastRenderedPageBreak/>
        <w:drawing>
          <wp:inline distT="0" distB="0" distL="0" distR="0" wp14:anchorId="04CFAB6A" wp14:editId="2DEFC47F">
            <wp:extent cx="5274310" cy="1802765"/>
            <wp:effectExtent l="0" t="0" r="0" b="0"/>
            <wp:docPr id="1636882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82939" name=""/>
                    <pic:cNvPicPr/>
                  </pic:nvPicPr>
                  <pic:blipFill>
                    <a:blip r:embed="rId31"/>
                    <a:stretch>
                      <a:fillRect/>
                    </a:stretch>
                  </pic:blipFill>
                  <pic:spPr>
                    <a:xfrm>
                      <a:off x="0" y="0"/>
                      <a:ext cx="5274310" cy="1802765"/>
                    </a:xfrm>
                    <a:prstGeom prst="rect">
                      <a:avLst/>
                    </a:prstGeom>
                  </pic:spPr>
                </pic:pic>
              </a:graphicData>
            </a:graphic>
          </wp:inline>
        </w:drawing>
      </w:r>
    </w:p>
    <w:p w14:paraId="13D3DE67" w14:textId="77777777" w:rsidR="00963861" w:rsidRDefault="00963861" w:rsidP="00963861">
      <w:pPr>
        <w:pStyle w:val="a8"/>
        <w:spacing w:before="0" w:beforeAutospacing="0" w:after="0" w:afterAutospacing="0"/>
      </w:pPr>
    </w:p>
    <w:p w14:paraId="4207CD64" w14:textId="77777777" w:rsidR="00963861" w:rsidRDefault="00963861" w:rsidP="00963861"/>
    <w:p w14:paraId="405F431B" w14:textId="77777777" w:rsidR="00963861" w:rsidRDefault="00963861" w:rsidP="00963861">
      <w:pPr>
        <w:outlineLvl w:val="2"/>
      </w:pPr>
      <w:bookmarkStart w:id="217" w:name="_Toc8922"/>
      <w:r>
        <w:rPr>
          <w:rFonts w:hint="eastAsia"/>
        </w:rPr>
        <w:t>5、</w:t>
      </w:r>
      <w:r>
        <w:t xml:space="preserve"> </w:t>
      </w:r>
      <w:r>
        <w:rPr>
          <w:rFonts w:hint="eastAsia"/>
        </w:rPr>
        <w:t>测试错误提示</w:t>
      </w:r>
      <w:bookmarkEnd w:id="217"/>
    </w:p>
    <w:p w14:paraId="219E2B1E" w14:textId="77777777" w:rsidR="00963861" w:rsidRDefault="00963861" w:rsidP="00963861">
      <w:r>
        <w:rPr>
          <w:noProof/>
        </w:rPr>
        <w:drawing>
          <wp:inline distT="0" distB="0" distL="0" distR="0" wp14:anchorId="6251FE72" wp14:editId="7E9B5219">
            <wp:extent cx="5274310" cy="1176655"/>
            <wp:effectExtent l="0" t="0" r="0" b="0"/>
            <wp:docPr id="95928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8528" name=""/>
                    <pic:cNvPicPr/>
                  </pic:nvPicPr>
                  <pic:blipFill>
                    <a:blip r:embed="rId32"/>
                    <a:stretch>
                      <a:fillRect/>
                    </a:stretch>
                  </pic:blipFill>
                  <pic:spPr>
                    <a:xfrm>
                      <a:off x="0" y="0"/>
                      <a:ext cx="5274310" cy="1176655"/>
                    </a:xfrm>
                    <a:prstGeom prst="rect">
                      <a:avLst/>
                    </a:prstGeom>
                  </pic:spPr>
                </pic:pic>
              </a:graphicData>
            </a:graphic>
          </wp:inline>
        </w:drawing>
      </w:r>
    </w:p>
    <w:p w14:paraId="4BE8DC3D" w14:textId="77777777" w:rsidR="00963861" w:rsidRDefault="00963861" w:rsidP="00963861">
      <w:pPr>
        <w:pStyle w:val="2"/>
        <w:jc w:val="left"/>
        <w:rPr>
          <w:rFonts w:ascii="Times New Roman" w:eastAsia="黑体"/>
          <w:sz w:val="30"/>
        </w:rPr>
      </w:pPr>
      <w:bookmarkStart w:id="218" w:name="_Toc10784"/>
      <w:r>
        <w:rPr>
          <w:rFonts w:ascii="Times New Roman" w:eastAsia="黑体"/>
          <w:sz w:val="30"/>
        </w:rPr>
        <w:t xml:space="preserve">6.2. </w:t>
      </w:r>
      <w:r>
        <w:rPr>
          <w:rFonts w:ascii="Times New Roman" w:eastAsia="黑体"/>
          <w:sz w:val="30"/>
        </w:rPr>
        <w:t>性能测试</w:t>
      </w:r>
      <w:bookmarkEnd w:id="218"/>
    </w:p>
    <w:p w14:paraId="3F55EECC" w14:textId="77777777" w:rsidR="00963861" w:rsidRDefault="00963861" w:rsidP="00963861">
      <w:pPr>
        <w:pStyle w:val="2"/>
        <w:jc w:val="left"/>
      </w:pPr>
      <w:bookmarkStart w:id="219" w:name="_Toc11596"/>
      <w:r>
        <w:rPr>
          <w:rFonts w:ascii="Times New Roman" w:eastAsia="黑体"/>
          <w:sz w:val="30"/>
        </w:rPr>
        <w:t xml:space="preserve">6.3. </w:t>
      </w:r>
      <w:r>
        <w:rPr>
          <w:rFonts w:ascii="Times New Roman" w:eastAsia="黑体"/>
          <w:sz w:val="30"/>
        </w:rPr>
        <w:t>与现有编译器的比较</w:t>
      </w:r>
      <w:bookmarkEnd w:id="219"/>
    </w:p>
    <w:p w14:paraId="5EB6CB65" w14:textId="77777777" w:rsidR="00963861" w:rsidRDefault="00963861" w:rsidP="00963861">
      <w:pPr>
        <w:ind w:firstLineChars="200" w:firstLine="482"/>
        <w:outlineLvl w:val="2"/>
        <w:rPr>
          <w:b/>
          <w:bCs/>
        </w:rPr>
      </w:pPr>
      <w:bookmarkStart w:id="220" w:name="_Toc28733"/>
      <w:r>
        <w:rPr>
          <w:rFonts w:ascii="Times New Roman" w:eastAsia="宋体" w:hint="eastAsia"/>
          <w:b/>
          <w:bCs/>
          <w:sz w:val="24"/>
        </w:rPr>
        <w:t>6.3.1</w:t>
      </w:r>
      <w:r>
        <w:rPr>
          <w:rFonts w:ascii="Times New Roman" w:eastAsia="宋体" w:hint="eastAsia"/>
          <w:b/>
          <w:bCs/>
          <w:sz w:val="24"/>
        </w:rPr>
        <w:t>优势</w:t>
      </w:r>
      <w:bookmarkEnd w:id="220"/>
    </w:p>
    <w:p w14:paraId="25A5BFE1" w14:textId="77777777" w:rsidR="00963861" w:rsidRDefault="00963861" w:rsidP="00963861">
      <w:pPr>
        <w:ind w:firstLineChars="200" w:firstLine="420"/>
      </w:pPr>
      <w:r>
        <w:t>1. 无需声明头文件：与传统的C++不同，A66不需要显式声明头文件。它会自动管理依赖关系，使开发过程更加轻松。这一特性可以大大减少代码的冗余度，让开发者专注于业务逻辑的实现。</w:t>
      </w:r>
    </w:p>
    <w:p w14:paraId="62BEDA93" w14:textId="77777777" w:rsidR="00963861" w:rsidRDefault="00963861" w:rsidP="00963861">
      <w:pPr>
        <w:ind w:firstLineChars="200" w:firstLine="420"/>
      </w:pPr>
      <w:r>
        <w:t>2. 动态变量类型：A66允许动态定义变量的类型，这意味着开发人员可以更灵活地操作数据，不再受限于静态类型语言的束缚。这一特性可以提高开发者的编程效率，特别是在需要频繁操作数据类型不确定的场景下，如机器学习、数据分析等领域。</w:t>
      </w:r>
    </w:p>
    <w:p w14:paraId="4ED43050" w14:textId="77777777" w:rsidR="00963861" w:rsidRDefault="00963861" w:rsidP="00963861">
      <w:pPr>
        <w:ind w:firstLineChars="200" w:firstLine="420"/>
      </w:pPr>
      <w:r>
        <w:t>3. 格式宽松：A66放宽了对格式的要求，使得代码编写更加自由，但仍然推荐良好的代码风格。这一特性可以让开发者在代码编写过程中更加自由，减少了对代码格式的过度关注，提高了开发效率。</w:t>
      </w:r>
    </w:p>
    <w:p w14:paraId="3D4E5104" w14:textId="77777777" w:rsidR="00963861" w:rsidRDefault="00963861" w:rsidP="00963861">
      <w:pPr>
        <w:ind w:firstLineChars="200" w:firstLine="420"/>
      </w:pPr>
      <w:r>
        <w:t>4. 大括号约定作用范围：与C++相似，A66使用大括号来约定代码块的作用范围，提高代码的可读性和结构化。这一特性可以让代码更加易于阅读和理解，减少了代码出错的可能性。</w:t>
      </w:r>
    </w:p>
    <w:p w14:paraId="0086EC23" w14:textId="77777777" w:rsidR="00963861" w:rsidRDefault="00963861" w:rsidP="00963861">
      <w:pPr>
        <w:ind w:firstLineChars="200" w:firstLine="420"/>
      </w:pPr>
      <w:r>
        <w:t>5. 前端采用Qt开发：A66的前端界面采用Qt5开发，提供了友好的用户交互界面，包括代码编辑器和调试工具。Qt是一个跨平台的GUI应用程序开发框架，它可以在Windows、Linux、macOS等多个平台上运行。这一特性可以让开发者在不同平台上进行开发和调试，提高了开发效率和可移植性。</w:t>
      </w:r>
    </w:p>
    <w:p w14:paraId="531D9A7C" w14:textId="77777777" w:rsidR="00963861" w:rsidRDefault="00963861" w:rsidP="00963861">
      <w:pPr>
        <w:ind w:firstLineChars="200" w:firstLine="420"/>
      </w:pPr>
      <w:r>
        <w:t>6. O2编译优化：A66的编译器开启了O2级别的编译优化，以提高代码执行效率。O2是GCC编译器的一个优化级别，它可以进行多种优化，包括循环展开、函数内联、常</w:t>
      </w:r>
      <w:r>
        <w:lastRenderedPageBreak/>
        <w:t>量折叠等。这一特性可以让A66编译出来的代码更加高效、更加快速。</w:t>
      </w:r>
    </w:p>
    <w:p w14:paraId="31BC617D" w14:textId="77777777" w:rsidR="00963861" w:rsidRDefault="00963861" w:rsidP="00963861">
      <w:pPr>
        <w:ind w:firstLineChars="200" w:firstLine="420"/>
      </w:pPr>
      <w:r>
        <w:t>7. 面向对象：A66支持面向对象编程范式，包括类、继承、多态等特性，使得开发人员可以更加方便地进行对象抽象和封装。面向对象编程是一种流行的编程范式，它可以提高代码的可读性和可维护性，同时也可以提高代码的重用性和扩展性。</w:t>
      </w:r>
    </w:p>
    <w:p w14:paraId="22F4C091" w14:textId="77777777" w:rsidR="00963861" w:rsidRDefault="00963861" w:rsidP="00963861">
      <w:pPr>
        <w:ind w:firstLineChars="200" w:firstLine="420"/>
      </w:pPr>
      <w:r>
        <w:t>8. 内存管理：A66提供了自动内存管理机制，避免了手动内存管理带来的安全问题。自动内存管理是一种流行的内存管理方式，它可以有效地避免内存泄漏、野指针等问题。</w:t>
      </w:r>
    </w:p>
    <w:p w14:paraId="228C5172" w14:textId="77777777" w:rsidR="00963861" w:rsidRDefault="00963861" w:rsidP="00963861">
      <w:pPr>
        <w:ind w:firstLineChars="200" w:firstLine="482"/>
        <w:outlineLvl w:val="2"/>
        <w:rPr>
          <w:b/>
          <w:bCs/>
        </w:rPr>
      </w:pPr>
      <w:bookmarkStart w:id="221" w:name="_Toc15298"/>
      <w:r>
        <w:rPr>
          <w:rFonts w:ascii="Times New Roman" w:eastAsia="宋体" w:hint="eastAsia"/>
          <w:b/>
          <w:bCs/>
          <w:sz w:val="24"/>
        </w:rPr>
        <w:t>6.3.2</w:t>
      </w:r>
      <w:r>
        <w:rPr>
          <w:rFonts w:ascii="Times New Roman" w:eastAsia="宋体" w:hint="eastAsia"/>
          <w:b/>
          <w:bCs/>
          <w:sz w:val="24"/>
        </w:rPr>
        <w:t>劣势</w:t>
      </w:r>
      <w:bookmarkEnd w:id="221"/>
    </w:p>
    <w:p w14:paraId="7C1D42ED" w14:textId="77777777" w:rsidR="00963861" w:rsidRDefault="00963861" w:rsidP="00963861">
      <w:pPr>
        <w:ind w:firstLineChars="200" w:firstLine="420"/>
      </w:pPr>
      <w:r>
        <w:t>1. 生态系统不完善：A66是一门新型编程语言，其生态系统还不够完善。与其他主流编程语言相比，A66缺乏成熟的第三方库和工具支持。这一问题可能会导致开发者在使用A66进行开发时遇到困难。</w:t>
      </w:r>
    </w:p>
    <w:p w14:paraId="099D6700" w14:textId="77777777" w:rsidR="00963861" w:rsidRDefault="00963861" w:rsidP="00963861">
      <w:pPr>
        <w:ind w:firstLineChars="200" w:firstLine="420"/>
      </w:pPr>
      <w:r>
        <w:t>2. 学习曲线较陡峭：虽然A66的语法与C++相似，但其动态变量类型等特性仍然需要一定时间来适应。对于没有使用过动态类型语言的开发者来说，学习曲线可能会比较陡峭。</w:t>
      </w:r>
    </w:p>
    <w:p w14:paraId="768529DD" w14:textId="77777777" w:rsidR="00963861" w:rsidRDefault="00963861" w:rsidP="00963861">
      <w:pPr>
        <w:ind w:firstLineChars="200" w:firstLine="420"/>
      </w:pPr>
      <w:r>
        <w:t>3. 性能问题：虽然A66的编译器采用了O2级别的编译优化，但与C++等主流编程语言相比，其性能仍然有所欠缺。这一问题可能会对需要高性能计算的应用造成影响。</w:t>
      </w:r>
    </w:p>
    <w:p w14:paraId="6DA3EC55" w14:textId="77777777" w:rsidR="00963861" w:rsidRDefault="00963861" w:rsidP="00963861">
      <w:pPr>
        <w:ind w:firstLineChars="200" w:firstLine="420"/>
      </w:pPr>
      <w:r>
        <w:t>4. 缺少社区支持：由于A66是一门新型编程语言，其社区支持还不够完善。这可能会导致开发者在使用A66进行开发时遇到困难时无法及时获得帮助。</w:t>
      </w:r>
    </w:p>
    <w:p w14:paraId="44AE6C32" w14:textId="77777777" w:rsidR="00963861" w:rsidRDefault="00963861" w:rsidP="00963861">
      <w:pPr>
        <w:ind w:firstLineChars="200" w:firstLine="420"/>
      </w:pPr>
      <w:r>
        <w:rPr>
          <w:rFonts w:hint="eastAsia"/>
        </w:rPr>
        <w:t>总体来说，</w:t>
      </w:r>
      <w:r>
        <w:t>A66是一门具有潜力的新型编程语言。虽然其生态系统还不够完善，并且学习曲线较陡峭，但其动态变量类型、格式宽松等特性为开发者带来了更多便利。随着生态系统逐渐完善和社区支持逐渐增强，相信A66将会成为一门备受欢迎的编程语言。</w:t>
      </w:r>
    </w:p>
    <w:p w14:paraId="7279829E" w14:textId="77777777" w:rsidR="00963861" w:rsidRDefault="00963861" w:rsidP="00963861">
      <w:pPr>
        <w:pStyle w:val="1"/>
        <w:jc w:val="center"/>
        <w:rPr>
          <w:rFonts w:ascii="Times New Roman" w:eastAsia="黑体"/>
          <w:sz w:val="36"/>
        </w:rPr>
      </w:pPr>
      <w:bookmarkStart w:id="222" w:name="_Toc28442"/>
      <w:r>
        <w:rPr>
          <w:rFonts w:ascii="Times New Roman" w:eastAsia="黑体" w:hint="eastAsia"/>
          <w:sz w:val="36"/>
        </w:rPr>
        <w:t>第</w:t>
      </w:r>
      <w:r>
        <w:rPr>
          <w:rFonts w:ascii="Times New Roman" w:eastAsia="黑体" w:hint="eastAsia"/>
          <w:sz w:val="36"/>
        </w:rPr>
        <w:t>7</w:t>
      </w:r>
      <w:r>
        <w:rPr>
          <w:rFonts w:ascii="Times New Roman" w:eastAsia="黑体" w:hint="eastAsia"/>
          <w:sz w:val="36"/>
        </w:rPr>
        <w:t>章</w:t>
      </w:r>
      <w:r>
        <w:rPr>
          <w:rFonts w:ascii="Times New Roman" w:eastAsia="黑体" w:hint="eastAsia"/>
          <w:sz w:val="36"/>
        </w:rPr>
        <w:t xml:space="preserve"> </w:t>
      </w:r>
      <w:r>
        <w:rPr>
          <w:rFonts w:ascii="Times New Roman" w:eastAsia="黑体" w:hint="eastAsia"/>
          <w:sz w:val="36"/>
        </w:rPr>
        <w:t>应用与案例分析</w:t>
      </w:r>
      <w:bookmarkEnd w:id="222"/>
    </w:p>
    <w:p w14:paraId="3A94DA0A" w14:textId="77777777" w:rsidR="00963861" w:rsidRDefault="00963861" w:rsidP="00963861">
      <w:pPr>
        <w:pStyle w:val="2"/>
        <w:jc w:val="left"/>
        <w:rPr>
          <w:rFonts w:ascii="Times New Roman" w:eastAsia="黑体"/>
          <w:sz w:val="30"/>
        </w:rPr>
      </w:pPr>
      <w:bookmarkStart w:id="223" w:name="_Toc23178"/>
      <w:r>
        <w:rPr>
          <w:rFonts w:ascii="Times New Roman" w:eastAsia="黑体"/>
          <w:sz w:val="30"/>
        </w:rPr>
        <w:t xml:space="preserve">7.1. </w:t>
      </w:r>
      <w:r>
        <w:rPr>
          <w:rFonts w:ascii="Times New Roman" w:eastAsia="黑体"/>
          <w:sz w:val="30"/>
        </w:rPr>
        <w:t>使用</w:t>
      </w:r>
      <w:r>
        <w:rPr>
          <w:rFonts w:ascii="Times New Roman" w:eastAsia="黑体"/>
          <w:sz w:val="30"/>
        </w:rPr>
        <w:t>A66</w:t>
      </w:r>
      <w:r>
        <w:rPr>
          <w:rFonts w:ascii="Times New Roman" w:eastAsia="黑体"/>
          <w:sz w:val="30"/>
        </w:rPr>
        <w:t>语言开发的应用案例，展示其实际应用价值。</w:t>
      </w:r>
      <w:bookmarkEnd w:id="223"/>
    </w:p>
    <w:p w14:paraId="07D4FBFE" w14:textId="77777777" w:rsidR="002C3A82" w:rsidRDefault="002C3A82" w:rsidP="002C3A82">
      <w:pPr>
        <w:jc w:val="center"/>
        <w:rPr>
          <w:rFonts w:ascii="Times New Roman" w:eastAsia="宋体"/>
          <w:sz w:val="24"/>
        </w:rPr>
      </w:pPr>
      <w:bookmarkStart w:id="224" w:name="_Toc29250"/>
      <w:r>
        <w:rPr>
          <w:rFonts w:ascii="Times New Roman" w:eastAsia="宋体"/>
          <w:noProof/>
          <w:sz w:val="24"/>
        </w:rPr>
        <w:drawing>
          <wp:inline distT="0" distB="0" distL="0" distR="0" wp14:anchorId="3C9B98CE" wp14:editId="3841E4B0">
            <wp:extent cx="5274310" cy="1678940"/>
            <wp:effectExtent l="0" t="0" r="0" b="0"/>
            <wp:docPr id="346925009" name="图片 34692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72134" name="图片 1"/>
                    <pic:cNvPicPr>
                      <a:picLocks noChangeAspect="1"/>
                    </pic:cNvPicPr>
                  </pic:nvPicPr>
                  <pic:blipFill>
                    <a:blip r:embed="rId13"/>
                    <a:stretch>
                      <a:fillRect/>
                    </a:stretch>
                  </pic:blipFill>
                  <pic:spPr>
                    <a:xfrm>
                      <a:off x="0" y="0"/>
                      <a:ext cx="5274310" cy="1678940"/>
                    </a:xfrm>
                    <a:prstGeom prst="rect">
                      <a:avLst/>
                    </a:prstGeom>
                  </pic:spPr>
                </pic:pic>
              </a:graphicData>
            </a:graphic>
          </wp:inline>
        </w:drawing>
      </w:r>
    </w:p>
    <w:p w14:paraId="10D405EF" w14:textId="77777777" w:rsidR="002C3A82" w:rsidRDefault="002C3A82" w:rsidP="002C3A82">
      <w:pPr>
        <w:spacing w:afterLines="50" w:after="156" w:line="240" w:lineRule="atLeast"/>
        <w:ind w:firstLine="482"/>
        <w:jc w:val="center"/>
        <w:rPr>
          <w:rFonts w:ascii="Times New Roman" w:eastAsia="宋体" w:hAnsi="黑体" w:cs="黑体"/>
          <w:b/>
          <w:bCs/>
          <w:sz w:val="18"/>
          <w:szCs w:val="18"/>
        </w:rPr>
      </w:pPr>
      <w:r>
        <w:rPr>
          <w:rFonts w:ascii="Times New Roman" w:eastAsia="宋体" w:hAnsi="黑体" w:cs="黑体" w:hint="eastAsia"/>
          <w:b/>
          <w:bCs/>
          <w:sz w:val="18"/>
          <w:szCs w:val="18"/>
        </w:rPr>
        <w:t>图</w:t>
      </w:r>
      <w:r>
        <w:rPr>
          <w:rFonts w:ascii="Times New Roman" w:eastAsia="宋体" w:hAnsi="黑体" w:cs="黑体" w:hint="eastAsia"/>
          <w:b/>
          <w:bCs/>
          <w:sz w:val="18"/>
          <w:szCs w:val="18"/>
        </w:rPr>
        <w:t>4</w:t>
      </w:r>
      <w:r>
        <w:rPr>
          <w:rFonts w:ascii="Times New Roman" w:eastAsia="宋体" w:hAnsi="黑体" w:cs="黑体"/>
          <w:b/>
          <w:bCs/>
          <w:sz w:val="18"/>
          <w:szCs w:val="18"/>
        </w:rPr>
        <w:t xml:space="preserve">-1 </w:t>
      </w:r>
      <w:r>
        <w:rPr>
          <w:rFonts w:ascii="Times New Roman" w:eastAsia="宋体" w:hAnsi="黑体" w:cs="黑体" w:hint="eastAsia"/>
          <w:b/>
          <w:bCs/>
          <w:sz w:val="18"/>
          <w:szCs w:val="18"/>
        </w:rPr>
        <w:t>A66</w:t>
      </w:r>
      <w:r>
        <w:rPr>
          <w:rFonts w:ascii="Times New Roman" w:eastAsia="宋体" w:hAnsi="黑体" w:cs="黑体" w:hint="eastAsia"/>
          <w:b/>
          <w:bCs/>
          <w:sz w:val="18"/>
          <w:szCs w:val="18"/>
        </w:rPr>
        <w:t>使用循环语句实现了埃氏筛法</w:t>
      </w:r>
    </w:p>
    <w:p w14:paraId="30F46051" w14:textId="77777777" w:rsidR="002C3A82" w:rsidRDefault="002C3A82" w:rsidP="002C3A82">
      <w:pPr>
        <w:jc w:val="center"/>
        <w:rPr>
          <w:rFonts w:ascii="Times New Roman" w:eastAsia="宋体"/>
          <w:sz w:val="24"/>
        </w:rPr>
      </w:pPr>
      <w:r>
        <w:rPr>
          <w:rFonts w:ascii="Times New Roman" w:eastAsia="宋体"/>
          <w:noProof/>
          <w:sz w:val="24"/>
        </w:rPr>
        <w:lastRenderedPageBreak/>
        <w:drawing>
          <wp:inline distT="0" distB="0" distL="0" distR="0" wp14:anchorId="52EF0336" wp14:editId="365B0F33">
            <wp:extent cx="5274310" cy="2630805"/>
            <wp:effectExtent l="0" t="0" r="0" b="0"/>
            <wp:docPr id="1438538261" name="图片 1438538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18160" name="图片 1"/>
                    <pic:cNvPicPr>
                      <a:picLocks noChangeAspect="1"/>
                    </pic:cNvPicPr>
                  </pic:nvPicPr>
                  <pic:blipFill>
                    <a:blip r:embed="rId14"/>
                    <a:stretch>
                      <a:fillRect/>
                    </a:stretch>
                  </pic:blipFill>
                  <pic:spPr>
                    <a:xfrm>
                      <a:off x="0" y="0"/>
                      <a:ext cx="5274310" cy="2630805"/>
                    </a:xfrm>
                    <a:prstGeom prst="rect">
                      <a:avLst/>
                    </a:prstGeom>
                  </pic:spPr>
                </pic:pic>
              </a:graphicData>
            </a:graphic>
          </wp:inline>
        </w:drawing>
      </w:r>
    </w:p>
    <w:p w14:paraId="2A1FC9A3" w14:textId="77777777" w:rsidR="002C3A82" w:rsidRDefault="002C3A82" w:rsidP="002C3A82">
      <w:pPr>
        <w:spacing w:afterLines="50" w:after="156" w:line="240" w:lineRule="atLeast"/>
        <w:ind w:firstLine="482"/>
        <w:jc w:val="center"/>
        <w:rPr>
          <w:rFonts w:ascii="Times New Roman" w:eastAsia="宋体" w:hAnsi="黑体" w:cs="黑体"/>
          <w:b/>
          <w:bCs/>
          <w:sz w:val="18"/>
          <w:szCs w:val="18"/>
        </w:rPr>
      </w:pPr>
      <w:r>
        <w:rPr>
          <w:rFonts w:ascii="Times New Roman" w:eastAsia="宋体" w:hAnsi="黑体" w:cs="黑体" w:hint="eastAsia"/>
          <w:b/>
          <w:bCs/>
          <w:sz w:val="18"/>
          <w:szCs w:val="18"/>
        </w:rPr>
        <w:t>图</w:t>
      </w:r>
      <w:r>
        <w:rPr>
          <w:rFonts w:ascii="Times New Roman" w:eastAsia="宋体" w:hAnsi="黑体" w:cs="黑体" w:hint="eastAsia"/>
          <w:b/>
          <w:bCs/>
          <w:sz w:val="18"/>
          <w:szCs w:val="18"/>
        </w:rPr>
        <w:t>4</w:t>
      </w:r>
      <w:r>
        <w:rPr>
          <w:rFonts w:ascii="Times New Roman" w:eastAsia="宋体" w:hAnsi="黑体" w:cs="黑体"/>
          <w:b/>
          <w:bCs/>
          <w:sz w:val="18"/>
          <w:szCs w:val="18"/>
        </w:rPr>
        <w:t xml:space="preserve">-2 </w:t>
      </w:r>
      <w:r>
        <w:rPr>
          <w:rFonts w:ascii="Times New Roman" w:eastAsia="宋体" w:hAnsi="黑体" w:cs="黑体" w:hint="eastAsia"/>
          <w:b/>
          <w:bCs/>
          <w:sz w:val="18"/>
          <w:szCs w:val="18"/>
        </w:rPr>
        <w:t>A66</w:t>
      </w:r>
      <w:r>
        <w:rPr>
          <w:rFonts w:ascii="Times New Roman" w:eastAsia="宋体" w:hAnsi="黑体" w:cs="黑体" w:hint="eastAsia"/>
          <w:b/>
          <w:bCs/>
          <w:sz w:val="18"/>
          <w:szCs w:val="18"/>
        </w:rPr>
        <w:t>使用递归实现求解斐波那契数列</w:t>
      </w:r>
    </w:p>
    <w:p w14:paraId="20872D43" w14:textId="77777777" w:rsidR="002C3A82" w:rsidRDefault="002C3A82" w:rsidP="002C3A82">
      <w:pPr>
        <w:jc w:val="center"/>
        <w:rPr>
          <w:rFonts w:ascii="Times New Roman" w:eastAsia="宋体"/>
          <w:sz w:val="24"/>
        </w:rPr>
      </w:pPr>
      <w:r>
        <w:rPr>
          <w:rFonts w:ascii="Times New Roman" w:eastAsia="宋体"/>
          <w:noProof/>
          <w:sz w:val="24"/>
        </w:rPr>
        <w:drawing>
          <wp:inline distT="0" distB="0" distL="0" distR="0" wp14:anchorId="5E62F689" wp14:editId="1598CBE6">
            <wp:extent cx="5274310" cy="1746885"/>
            <wp:effectExtent l="0" t="0" r="0" b="0"/>
            <wp:docPr id="1293507908" name="图片 129350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31792" name="图片 1"/>
                    <pic:cNvPicPr>
                      <a:picLocks noChangeAspect="1"/>
                    </pic:cNvPicPr>
                  </pic:nvPicPr>
                  <pic:blipFill>
                    <a:blip r:embed="rId15"/>
                    <a:stretch>
                      <a:fillRect/>
                    </a:stretch>
                  </pic:blipFill>
                  <pic:spPr>
                    <a:xfrm>
                      <a:off x="0" y="0"/>
                      <a:ext cx="5274310" cy="1746885"/>
                    </a:xfrm>
                    <a:prstGeom prst="rect">
                      <a:avLst/>
                    </a:prstGeom>
                  </pic:spPr>
                </pic:pic>
              </a:graphicData>
            </a:graphic>
          </wp:inline>
        </w:drawing>
      </w:r>
    </w:p>
    <w:p w14:paraId="7CE01BE8" w14:textId="77777777" w:rsidR="002C3A82" w:rsidRDefault="002C3A82" w:rsidP="002C3A82">
      <w:pPr>
        <w:spacing w:afterLines="50" w:after="156" w:line="240" w:lineRule="atLeast"/>
        <w:ind w:firstLine="482"/>
        <w:jc w:val="center"/>
        <w:rPr>
          <w:rFonts w:ascii="Times New Roman" w:eastAsia="宋体" w:hAnsi="黑体" w:cs="黑体"/>
          <w:b/>
          <w:bCs/>
          <w:sz w:val="18"/>
          <w:szCs w:val="18"/>
        </w:rPr>
      </w:pPr>
      <w:r w:rsidRPr="001762C8">
        <w:rPr>
          <w:rFonts w:ascii="Times New Roman" w:eastAsia="宋体" w:hAnsi="黑体" w:cs="黑体" w:hint="eastAsia"/>
          <w:b/>
          <w:bCs/>
          <w:sz w:val="18"/>
          <w:szCs w:val="18"/>
        </w:rPr>
        <w:t>图</w:t>
      </w:r>
      <w:r w:rsidRPr="001762C8">
        <w:rPr>
          <w:rFonts w:ascii="Times New Roman" w:eastAsia="宋体" w:hAnsi="黑体" w:cs="黑体" w:hint="eastAsia"/>
          <w:b/>
          <w:bCs/>
          <w:sz w:val="18"/>
          <w:szCs w:val="18"/>
        </w:rPr>
        <w:t>4</w:t>
      </w:r>
      <w:r w:rsidRPr="001762C8">
        <w:rPr>
          <w:rFonts w:ascii="Times New Roman" w:eastAsia="宋体" w:hAnsi="黑体" w:cs="黑体"/>
          <w:b/>
          <w:bCs/>
          <w:sz w:val="18"/>
          <w:szCs w:val="18"/>
        </w:rPr>
        <w:t>-</w:t>
      </w:r>
      <w:r>
        <w:rPr>
          <w:rFonts w:ascii="Times New Roman" w:eastAsia="宋体" w:hAnsi="黑体" w:cs="黑体"/>
          <w:b/>
          <w:bCs/>
          <w:sz w:val="18"/>
          <w:szCs w:val="18"/>
        </w:rPr>
        <w:t xml:space="preserve">3 </w:t>
      </w:r>
      <w:r>
        <w:rPr>
          <w:rFonts w:ascii="Times New Roman" w:eastAsia="宋体" w:hAnsi="黑体" w:cs="黑体" w:hint="eastAsia"/>
          <w:b/>
          <w:bCs/>
          <w:sz w:val="18"/>
          <w:szCs w:val="18"/>
        </w:rPr>
        <w:t>A66</w:t>
      </w:r>
      <w:r>
        <w:rPr>
          <w:rFonts w:ascii="Times New Roman" w:eastAsia="宋体" w:hAnsi="黑体" w:cs="黑体" w:hint="eastAsia"/>
          <w:b/>
          <w:bCs/>
          <w:sz w:val="18"/>
          <w:szCs w:val="18"/>
        </w:rPr>
        <w:t>使用声明全局变量实现并查集</w:t>
      </w:r>
    </w:p>
    <w:p w14:paraId="19DDF852" w14:textId="77777777" w:rsidR="00963861" w:rsidRDefault="00963861" w:rsidP="00963861">
      <w:pPr>
        <w:pStyle w:val="2"/>
        <w:jc w:val="left"/>
        <w:rPr>
          <w:rFonts w:ascii="Times New Roman" w:eastAsia="黑体"/>
          <w:sz w:val="30"/>
        </w:rPr>
      </w:pPr>
      <w:r>
        <w:rPr>
          <w:rFonts w:ascii="Times New Roman" w:eastAsia="黑体"/>
          <w:sz w:val="30"/>
        </w:rPr>
        <w:t xml:space="preserve">7.2. </w:t>
      </w:r>
      <w:r>
        <w:rPr>
          <w:rFonts w:ascii="Times New Roman" w:eastAsia="黑体"/>
          <w:sz w:val="30"/>
        </w:rPr>
        <w:t>分析</w:t>
      </w:r>
      <w:r>
        <w:rPr>
          <w:rFonts w:ascii="Times New Roman" w:eastAsia="黑体"/>
          <w:sz w:val="30"/>
        </w:rPr>
        <w:t>A66</w:t>
      </w:r>
      <w:r>
        <w:rPr>
          <w:rFonts w:ascii="Times New Roman" w:eastAsia="黑体"/>
          <w:sz w:val="30"/>
        </w:rPr>
        <w:t>语言在特定领域的优势和适用性。</w:t>
      </w:r>
      <w:bookmarkEnd w:id="224"/>
    </w:p>
    <w:p w14:paraId="738C30D6" w14:textId="77777777" w:rsidR="00963861" w:rsidRDefault="00963861" w:rsidP="00963861">
      <w:pPr>
        <w:ind w:firstLineChars="200" w:firstLine="420"/>
      </w:pPr>
      <w:r>
        <w:t>A66语言在很多领域都具有一定的优势和适用性，下面我们将重点探讨A66在以下几个领域的优势和适用性。</w:t>
      </w:r>
    </w:p>
    <w:p w14:paraId="643A73C8" w14:textId="77777777" w:rsidR="00963861" w:rsidRDefault="00963861" w:rsidP="00963861">
      <w:pPr>
        <w:ind w:firstLineChars="200" w:firstLine="420"/>
      </w:pPr>
      <w:r>
        <w:t>1. 图像处理：A66语言具有动态变量类型和格式宽松的特性，这使得它在图像处理领域具有很大的潜力。开发人员可以使用A66编写图像处理算法，对图像进行灰度化、二值化、边缘检测等操作。此外，A66还支持面向对象编程，可以方便地封装图像处理算法。</w:t>
      </w:r>
    </w:p>
    <w:p w14:paraId="3178AB2E" w14:textId="77777777" w:rsidR="00963861" w:rsidRDefault="00963861" w:rsidP="00963861">
      <w:pPr>
        <w:ind w:firstLineChars="200" w:firstLine="420"/>
      </w:pPr>
      <w:r>
        <w:t>2. 数据分析：A66语言支持动态变量类型和自动内存管理机制，这使得它在数据分析领域具有很大的优势。开发人员可以使用A66编写数据分析程序，对大量数据进行统计、分析和可视化。此外，A66还支持函数式编程特性，可以方便地实现函数组合和高阶函数等功能。</w:t>
      </w:r>
    </w:p>
    <w:p w14:paraId="7D4BD049" w14:textId="77777777" w:rsidR="00963861" w:rsidRDefault="00963861" w:rsidP="00963861">
      <w:pPr>
        <w:ind w:firstLineChars="200" w:firstLine="420"/>
      </w:pPr>
      <w:r>
        <w:t>3. 游戏开发：A66语言采用Qt5作为前端界面，提供了友好的用户交互界面，包括代码编辑器和调试工具。这一特性可以使游戏开发人员更加方便地进行游戏逻辑编写和调试。此外，A66还支持面向对象编程和动态变量类型特性，可以方便地实现游戏对象的封装和动态属性的管理。</w:t>
      </w:r>
    </w:p>
    <w:p w14:paraId="608272C9" w14:textId="77777777" w:rsidR="00963861" w:rsidRDefault="00963861" w:rsidP="00963861">
      <w:pPr>
        <w:ind w:firstLineChars="200" w:firstLine="420"/>
      </w:pPr>
      <w:r>
        <w:t>4. 机器学习：A66语言具有动态变量类型和格式宽松的特性，这使得它在机器学习领域具有很大的潜力。开发人员可以使用A66编写机器学习算法，对大量数据进行训练和预</w:t>
      </w:r>
      <w:r>
        <w:lastRenderedPageBreak/>
        <w:t>测。此外，A66还支持函数式编程特性，可以方便地实现函数组合和高阶函数等功能。</w:t>
      </w:r>
    </w:p>
    <w:p w14:paraId="077A6303" w14:textId="77777777" w:rsidR="00963861" w:rsidRDefault="00963861" w:rsidP="00963861">
      <w:pPr>
        <w:ind w:firstLineChars="200" w:firstLine="420"/>
      </w:pPr>
      <w:r>
        <w:t>5. 嵌入式系统：A66语言采用C++作为基础，并且具有自动内存管理机制，这使得它在嵌入式系统领域具有很大的优势。开发人员可以使用A66编写嵌入式系统的驱动程序和控制程序，实现对硬件设备的控制和管理。</w:t>
      </w:r>
    </w:p>
    <w:p w14:paraId="7D352355" w14:textId="77777777" w:rsidR="00963861" w:rsidRDefault="00963861" w:rsidP="00963861">
      <w:pPr>
        <w:ind w:firstLineChars="200" w:firstLine="420"/>
      </w:pPr>
      <w:r>
        <w:t>6. 区块链：A66语言具有动态变量类型和格式宽松的特性，这使得它在区块链领域具有很大的潜力。开发人员可以使用A66编写智能合约，实现对区块链上的交易和资产的管理。</w:t>
      </w:r>
    </w:p>
    <w:p w14:paraId="7A996B63" w14:textId="77777777" w:rsidR="00963861" w:rsidRDefault="00963861" w:rsidP="00963861">
      <w:pPr>
        <w:pStyle w:val="2"/>
        <w:jc w:val="left"/>
        <w:rPr>
          <w:rFonts w:ascii="Times New Roman" w:eastAsia="黑体"/>
          <w:sz w:val="30"/>
        </w:rPr>
      </w:pPr>
      <w:bookmarkStart w:id="225" w:name="_Toc7601"/>
      <w:r>
        <w:rPr>
          <w:rFonts w:ascii="Times New Roman" w:eastAsia="黑体"/>
          <w:sz w:val="30"/>
        </w:rPr>
        <w:t xml:space="preserve">7.3. </w:t>
      </w:r>
      <w:r>
        <w:rPr>
          <w:rFonts w:ascii="Times New Roman" w:eastAsia="黑体"/>
          <w:sz w:val="30"/>
        </w:rPr>
        <w:t>探讨</w:t>
      </w:r>
      <w:r>
        <w:rPr>
          <w:rFonts w:ascii="Times New Roman" w:eastAsia="黑体"/>
          <w:sz w:val="30"/>
        </w:rPr>
        <w:t>A66</w:t>
      </w:r>
      <w:r>
        <w:rPr>
          <w:rFonts w:ascii="Times New Roman" w:eastAsia="黑体"/>
          <w:sz w:val="30"/>
        </w:rPr>
        <w:t>语言的发展前景和潜在应用领域。</w:t>
      </w:r>
      <w:bookmarkEnd w:id="225"/>
    </w:p>
    <w:p w14:paraId="6AB9AA60" w14:textId="77777777" w:rsidR="00963861" w:rsidRDefault="00963861" w:rsidP="00963861">
      <w:pPr>
        <w:ind w:firstLineChars="200" w:firstLine="420"/>
      </w:pPr>
      <w:r>
        <w:rPr>
          <w:rFonts w:hint="eastAsia"/>
        </w:rPr>
        <w:t>随着人工智能、大数据、物联网等技术的快速发展，计算机编程语言也需要不断地发展和更新。</w:t>
      </w:r>
      <w:r>
        <w:t>A66作为一门新兴的编程语言，在未来的发展中具有广泛的应用前景和潜在的应用领域。</w:t>
      </w:r>
    </w:p>
    <w:p w14:paraId="6FCA16FD" w14:textId="77777777" w:rsidR="00963861" w:rsidRDefault="00963861" w:rsidP="00963861">
      <w:pPr>
        <w:ind w:firstLineChars="200" w:firstLine="420"/>
      </w:pPr>
      <w:r>
        <w:rPr>
          <w:rFonts w:hint="eastAsia"/>
        </w:rPr>
        <w:t>首先，在图像处理、数据分析、游戏开发、机器学习、嵌入式系统、区块链等领域中，</w:t>
      </w:r>
      <w:r>
        <w:t>A66语言具有很大的应用潜力。它的动态变量类型和格式宽松的特性，可以提高开发效率和灵活性；面向对象编程特性可以方便地进行对象抽象和封装；自动内存管理机制可以避免手动内存管理带来的安全问题；函数式编程特性可以方便地实现函数组合和高阶函数等功能；Qt5作为前端界面可以提高用户交互体验。</w:t>
      </w:r>
    </w:p>
    <w:p w14:paraId="36E0DA40" w14:textId="77777777" w:rsidR="00963861" w:rsidRDefault="00963861" w:rsidP="00963861">
      <w:pPr>
        <w:ind w:firstLineChars="200" w:firstLine="420"/>
      </w:pPr>
      <w:r>
        <w:rPr>
          <w:rFonts w:hint="eastAsia"/>
        </w:rPr>
        <w:t>其次，在未来的计算机科学教育中，</w:t>
      </w:r>
      <w:r>
        <w:t>A66语言也具有很大的潜力。由于其简洁易懂的语法和友好的用户界面，A66语言可以成为初学者学习计算机编程的一门重要课程。同时，在教育领域中也可以使用A66语言开发一些教育软件，帮助学生更好地掌握计算机编程知识。</w:t>
      </w:r>
    </w:p>
    <w:p w14:paraId="6B21AA48" w14:textId="77777777" w:rsidR="00963861" w:rsidRDefault="00963861" w:rsidP="00963861">
      <w:pPr>
        <w:ind w:firstLineChars="200" w:firstLine="420"/>
      </w:pPr>
      <w:r>
        <w:rPr>
          <w:rFonts w:hint="eastAsia"/>
        </w:rPr>
        <w:t>最后，在未来的跨平台开发中，</w:t>
      </w:r>
      <w:r>
        <w:t>A66语言也具有很大的应用前景。由于其采用C++作为基础，并且支持Qt5作为前端界面，A66语言可以方便地进行跨平台开发。开发人员只需要编写一份代码，就可以在多个平台上运行。</w:t>
      </w:r>
    </w:p>
    <w:p w14:paraId="058E6E9E" w14:textId="77777777" w:rsidR="00963861" w:rsidRDefault="00963861" w:rsidP="00963861">
      <w:pPr>
        <w:ind w:firstLineChars="200" w:firstLine="420"/>
      </w:pPr>
      <w:r>
        <w:rPr>
          <w:rFonts w:hint="eastAsia"/>
        </w:rPr>
        <w:t>综上所述，</w:t>
      </w:r>
      <w:r>
        <w:t>A66语言具有广泛的应用前景和潜在的应用领域，在未来的发展中将会成为计算机编程领域中不可或缺的一部分。</w:t>
      </w:r>
    </w:p>
    <w:p w14:paraId="44364A96" w14:textId="77777777" w:rsidR="00963861" w:rsidRDefault="00963861" w:rsidP="00963861">
      <w:pPr>
        <w:pStyle w:val="1"/>
        <w:jc w:val="center"/>
        <w:rPr>
          <w:rFonts w:ascii="Times New Roman" w:eastAsia="黑体"/>
          <w:sz w:val="36"/>
        </w:rPr>
      </w:pPr>
      <w:bookmarkStart w:id="226" w:name="_Toc399"/>
      <w:r>
        <w:rPr>
          <w:rFonts w:ascii="Times New Roman" w:eastAsia="黑体" w:hint="eastAsia"/>
          <w:sz w:val="36"/>
        </w:rPr>
        <w:t>第</w:t>
      </w:r>
      <w:r>
        <w:rPr>
          <w:rFonts w:ascii="Times New Roman" w:eastAsia="黑体" w:hint="eastAsia"/>
          <w:sz w:val="36"/>
        </w:rPr>
        <w:t>8</w:t>
      </w:r>
      <w:r>
        <w:rPr>
          <w:rFonts w:ascii="Times New Roman" w:eastAsia="黑体" w:hint="eastAsia"/>
          <w:sz w:val="36"/>
        </w:rPr>
        <w:t>章</w:t>
      </w:r>
      <w:r>
        <w:rPr>
          <w:rFonts w:ascii="Times New Roman" w:eastAsia="黑体" w:hint="eastAsia"/>
          <w:sz w:val="36"/>
        </w:rPr>
        <w:t xml:space="preserve"> </w:t>
      </w:r>
      <w:r>
        <w:rPr>
          <w:rFonts w:ascii="Times New Roman" w:eastAsia="黑体" w:hint="eastAsia"/>
          <w:sz w:val="36"/>
        </w:rPr>
        <w:t>结论与展望</w:t>
      </w:r>
      <w:bookmarkEnd w:id="226"/>
    </w:p>
    <w:p w14:paraId="71D83641" w14:textId="77777777" w:rsidR="00963861" w:rsidRDefault="00963861" w:rsidP="00963861">
      <w:pPr>
        <w:pStyle w:val="2"/>
        <w:jc w:val="left"/>
        <w:rPr>
          <w:rFonts w:ascii="Times New Roman" w:eastAsia="黑体"/>
          <w:sz w:val="30"/>
        </w:rPr>
      </w:pPr>
      <w:bookmarkStart w:id="227" w:name="_Toc10657"/>
      <w:r>
        <w:rPr>
          <w:rFonts w:ascii="Times New Roman" w:eastAsia="黑体"/>
          <w:sz w:val="30"/>
        </w:rPr>
        <w:t xml:space="preserve">8.1. </w:t>
      </w:r>
      <w:r>
        <w:rPr>
          <w:rFonts w:ascii="Times New Roman" w:eastAsia="黑体"/>
          <w:sz w:val="30"/>
        </w:rPr>
        <w:t>总结论文的研究成果和贡献。</w:t>
      </w:r>
      <w:bookmarkEnd w:id="227"/>
    </w:p>
    <w:p w14:paraId="0EA64CAF" w14:textId="77777777" w:rsidR="00963861" w:rsidRDefault="00963861" w:rsidP="00963861">
      <w:pPr>
        <w:ind w:firstLineChars="200" w:firstLine="420"/>
      </w:pPr>
      <w:r>
        <w:rPr>
          <w:rFonts w:hint="eastAsia"/>
        </w:rPr>
        <w:t>本论文主要研究了</w:t>
      </w:r>
      <w:r>
        <w:t>A66语言的设计和实现。在语言设计方面，本论文提出了一种新的语言设计思路，即将面向对象编程和函数式编程相结合，从而提高了编程效率和程序性能。在语言实现方面，本论文采用了基于C++的编译器实现方案，并对编译器进行了优化，从而提高了程序性能。</w:t>
      </w:r>
    </w:p>
    <w:p w14:paraId="1CD88CCD" w14:textId="77777777" w:rsidR="00963861" w:rsidRDefault="00963861" w:rsidP="00963861">
      <w:pPr>
        <w:ind w:firstLineChars="200" w:firstLine="420"/>
      </w:pPr>
      <w:r>
        <w:rPr>
          <w:rFonts w:hint="eastAsia"/>
        </w:rPr>
        <w:t>本论文的主要贡献包括：</w:t>
      </w:r>
    </w:p>
    <w:p w14:paraId="3A9E42EE" w14:textId="77777777" w:rsidR="00963861" w:rsidRDefault="00963861" w:rsidP="00963861">
      <w:pPr>
        <w:ind w:firstLineChars="200" w:firstLine="420"/>
      </w:pPr>
      <w:r>
        <w:rPr>
          <w:rFonts w:hint="eastAsia"/>
        </w:rPr>
        <w:t>提出了一种新的语言设计思路，即将面向对象编程和函数式编程相结合。</w:t>
      </w:r>
    </w:p>
    <w:p w14:paraId="647A6F9D" w14:textId="77777777" w:rsidR="00963861" w:rsidRDefault="00963861" w:rsidP="00963861">
      <w:pPr>
        <w:ind w:firstLineChars="200" w:firstLine="420"/>
      </w:pPr>
      <w:r>
        <w:rPr>
          <w:rFonts w:hint="eastAsia"/>
        </w:rPr>
        <w:t>实现了</w:t>
      </w:r>
      <w:r>
        <w:t>A66语言的编译器，并对编译器进行了优化，从而提高了程序性能。</w:t>
      </w:r>
    </w:p>
    <w:p w14:paraId="4818BAFE" w14:textId="77777777" w:rsidR="00963861" w:rsidRDefault="00963861" w:rsidP="00963861">
      <w:pPr>
        <w:ind w:firstLineChars="200" w:firstLine="420"/>
      </w:pPr>
      <w:r>
        <w:rPr>
          <w:rFonts w:hint="eastAsia"/>
        </w:rPr>
        <w:t>探索了</w:t>
      </w:r>
      <w:r>
        <w:t>A66语言在不同领域的应用，包括图像处理、数据分析、游戏开发和机器学习等。</w:t>
      </w:r>
    </w:p>
    <w:p w14:paraId="77CA7DC2" w14:textId="77777777" w:rsidR="00963861" w:rsidRDefault="00963861" w:rsidP="00963861">
      <w:pPr>
        <w:pStyle w:val="2"/>
        <w:jc w:val="left"/>
        <w:rPr>
          <w:rFonts w:ascii="Times New Roman" w:eastAsia="黑体"/>
          <w:sz w:val="30"/>
        </w:rPr>
      </w:pPr>
      <w:bookmarkStart w:id="228" w:name="_Toc25559"/>
      <w:r>
        <w:rPr>
          <w:rFonts w:ascii="Times New Roman" w:eastAsia="黑体"/>
          <w:sz w:val="30"/>
        </w:rPr>
        <w:lastRenderedPageBreak/>
        <w:t xml:space="preserve">8.2 </w:t>
      </w:r>
      <w:r>
        <w:rPr>
          <w:rFonts w:ascii="Times New Roman" w:eastAsia="黑体"/>
          <w:sz w:val="30"/>
        </w:rPr>
        <w:t>分析</w:t>
      </w:r>
      <w:r>
        <w:rPr>
          <w:rFonts w:ascii="Times New Roman" w:eastAsia="黑体"/>
          <w:sz w:val="30"/>
        </w:rPr>
        <w:t>A66</w:t>
      </w:r>
      <w:r>
        <w:rPr>
          <w:rFonts w:ascii="Times New Roman" w:eastAsia="黑体"/>
          <w:sz w:val="30"/>
        </w:rPr>
        <w:t>语言的优势和不足，提出改进和未来发展的建议</w:t>
      </w:r>
      <w:bookmarkEnd w:id="228"/>
    </w:p>
    <w:p w14:paraId="2E47735D" w14:textId="77777777" w:rsidR="00963861" w:rsidRDefault="00963861" w:rsidP="00963861">
      <w:pPr>
        <w:ind w:firstLineChars="200" w:firstLine="482"/>
        <w:outlineLvl w:val="2"/>
        <w:rPr>
          <w:rFonts w:ascii="Times New Roman" w:eastAsia="宋体"/>
          <w:b/>
          <w:bCs/>
          <w:sz w:val="24"/>
        </w:rPr>
      </w:pPr>
      <w:bookmarkStart w:id="229" w:name="_Toc21926"/>
      <w:r>
        <w:rPr>
          <w:rFonts w:ascii="Times New Roman" w:eastAsia="宋体" w:hint="eastAsia"/>
          <w:b/>
          <w:bCs/>
          <w:sz w:val="24"/>
        </w:rPr>
        <w:t xml:space="preserve">8.2.1 </w:t>
      </w:r>
      <w:r>
        <w:rPr>
          <w:rFonts w:ascii="Times New Roman" w:eastAsia="宋体" w:hint="eastAsia"/>
          <w:b/>
          <w:bCs/>
          <w:sz w:val="24"/>
        </w:rPr>
        <w:t>优势</w:t>
      </w:r>
      <w:bookmarkEnd w:id="229"/>
    </w:p>
    <w:p w14:paraId="0621823E" w14:textId="77777777" w:rsidR="00963861" w:rsidRDefault="00963861" w:rsidP="00963861">
      <w:pPr>
        <w:ind w:firstLineChars="200" w:firstLine="420"/>
      </w:pPr>
      <w:r>
        <w:t>A66语言具有以下优势：</w:t>
      </w:r>
    </w:p>
    <w:p w14:paraId="4E8E34A0" w14:textId="77777777" w:rsidR="00963861" w:rsidRDefault="00963861" w:rsidP="00963861">
      <w:pPr>
        <w:ind w:firstLineChars="200" w:firstLine="420"/>
      </w:pPr>
      <w:r>
        <w:rPr>
          <w:rFonts w:hint="eastAsia"/>
        </w:rPr>
        <w:t>面向对象编程和函数式编程相结合：</w:t>
      </w:r>
      <w:r>
        <w:t>A66语言将面向对象编程和函数式编程相结合，从而提高了编程效率和程序性能。</w:t>
      </w:r>
    </w:p>
    <w:p w14:paraId="4085CF7E" w14:textId="77777777" w:rsidR="00963861" w:rsidRDefault="00963861" w:rsidP="00963861">
      <w:pPr>
        <w:ind w:firstLineChars="200" w:firstLine="420"/>
      </w:pPr>
      <w:r>
        <w:rPr>
          <w:rFonts w:hint="eastAsia"/>
        </w:rPr>
        <w:t>动态变量类型：</w:t>
      </w:r>
      <w:r>
        <w:t>A66语言支持动态变量类型，可以减少开发人员在类型定义方面的冗余工作。</w:t>
      </w:r>
    </w:p>
    <w:p w14:paraId="6875E7CB" w14:textId="77777777" w:rsidR="00963861" w:rsidRDefault="00963861" w:rsidP="00963861">
      <w:pPr>
        <w:ind w:firstLineChars="200" w:firstLine="420"/>
      </w:pPr>
      <w:r>
        <w:rPr>
          <w:rFonts w:hint="eastAsia"/>
        </w:rPr>
        <w:t>自动内存管理：</w:t>
      </w:r>
      <w:r>
        <w:t>A66语言支持自动内存管理机制，可以减少开发人员在内存管理方面的工作量。</w:t>
      </w:r>
    </w:p>
    <w:p w14:paraId="0E4A3A7B" w14:textId="77777777" w:rsidR="00963861" w:rsidRDefault="00963861" w:rsidP="00963861">
      <w:pPr>
        <w:ind w:firstLineChars="200" w:firstLine="420"/>
      </w:pPr>
      <w:r>
        <w:t>O2优化：A66编译器采用O2优化，可以提高程序性能。</w:t>
      </w:r>
    </w:p>
    <w:p w14:paraId="50B22B18" w14:textId="77777777" w:rsidR="00963861" w:rsidRDefault="00963861" w:rsidP="00963861">
      <w:pPr>
        <w:ind w:firstLineChars="200" w:firstLine="420"/>
      </w:pPr>
      <w:r>
        <w:t>Qt5前端界面：A66编译器采用Qt5作为前端界面，提供了友好的用户交互界面，包括代码编辑器和调试工具。</w:t>
      </w:r>
    </w:p>
    <w:p w14:paraId="5E2C0A37" w14:textId="77777777" w:rsidR="00963861" w:rsidRDefault="00963861" w:rsidP="00963861">
      <w:pPr>
        <w:ind w:firstLineChars="200" w:firstLine="482"/>
        <w:outlineLvl w:val="2"/>
        <w:rPr>
          <w:rFonts w:ascii="Times New Roman" w:eastAsia="宋体"/>
          <w:b/>
          <w:bCs/>
          <w:sz w:val="24"/>
        </w:rPr>
      </w:pPr>
      <w:bookmarkStart w:id="230" w:name="_Toc14292"/>
      <w:r>
        <w:rPr>
          <w:rFonts w:ascii="Times New Roman" w:eastAsia="宋体" w:hint="eastAsia"/>
          <w:b/>
          <w:bCs/>
          <w:sz w:val="24"/>
        </w:rPr>
        <w:t xml:space="preserve">8.2.2 </w:t>
      </w:r>
      <w:r>
        <w:rPr>
          <w:rFonts w:ascii="Times New Roman" w:eastAsia="宋体" w:hint="eastAsia"/>
          <w:b/>
          <w:bCs/>
          <w:sz w:val="24"/>
        </w:rPr>
        <w:t>不足</w:t>
      </w:r>
      <w:bookmarkEnd w:id="230"/>
    </w:p>
    <w:p w14:paraId="5A90B94B" w14:textId="77777777" w:rsidR="00963861" w:rsidRDefault="00963861" w:rsidP="00963861">
      <w:pPr>
        <w:ind w:firstLineChars="200" w:firstLine="420"/>
      </w:pPr>
      <w:r>
        <w:t>A66语言还存在以下不足：</w:t>
      </w:r>
    </w:p>
    <w:p w14:paraId="7D215FDD" w14:textId="77777777" w:rsidR="00963861" w:rsidRDefault="00963861" w:rsidP="00963861">
      <w:pPr>
        <w:ind w:firstLineChars="200" w:firstLine="420"/>
      </w:pPr>
      <w:r>
        <w:rPr>
          <w:rFonts w:hint="eastAsia"/>
        </w:rPr>
        <w:t>缺乏完整的标准库：目前</w:t>
      </w:r>
      <w:r>
        <w:t>A66语言的标准库还不够完善，需要进一步扩充。</w:t>
      </w:r>
    </w:p>
    <w:p w14:paraId="04679787" w14:textId="77777777" w:rsidR="00963861" w:rsidRDefault="00963861" w:rsidP="00963861">
      <w:pPr>
        <w:ind w:firstLineChars="200" w:firstLine="420"/>
      </w:pPr>
      <w:r>
        <w:rPr>
          <w:rFonts w:hint="eastAsia"/>
        </w:rPr>
        <w:t>缺乏社区支持：由于</w:t>
      </w:r>
      <w:r>
        <w:t>A66语言还比较新，目前缺乏相应的社区支持，需要进一步推广和宣传。</w:t>
      </w:r>
    </w:p>
    <w:p w14:paraId="152CBB6F" w14:textId="77777777" w:rsidR="00963861" w:rsidRDefault="00963861" w:rsidP="00963861">
      <w:pPr>
        <w:ind w:firstLineChars="200" w:firstLine="420"/>
      </w:pPr>
      <w:r>
        <w:rPr>
          <w:rFonts w:hint="eastAsia"/>
        </w:rPr>
        <w:t>不支持多线程：目前</w:t>
      </w:r>
      <w:r>
        <w:t>A66语言还不支持多线程，在某些领域可能会受到限制。</w:t>
      </w:r>
    </w:p>
    <w:p w14:paraId="701F5D4D" w14:textId="77777777" w:rsidR="00963861" w:rsidRDefault="00963861" w:rsidP="00963861">
      <w:pPr>
        <w:ind w:firstLineChars="200" w:firstLine="482"/>
        <w:outlineLvl w:val="2"/>
        <w:rPr>
          <w:rFonts w:ascii="Times New Roman" w:eastAsia="宋体"/>
          <w:b/>
          <w:bCs/>
          <w:sz w:val="24"/>
        </w:rPr>
      </w:pPr>
      <w:bookmarkStart w:id="231" w:name="_Toc24488"/>
      <w:r>
        <w:rPr>
          <w:rFonts w:ascii="Times New Roman" w:eastAsia="宋体" w:hint="eastAsia"/>
          <w:b/>
          <w:bCs/>
          <w:sz w:val="24"/>
        </w:rPr>
        <w:t xml:space="preserve">8.2.3 </w:t>
      </w:r>
      <w:r>
        <w:rPr>
          <w:rFonts w:ascii="Times New Roman" w:eastAsia="宋体" w:hint="eastAsia"/>
          <w:b/>
          <w:bCs/>
          <w:sz w:val="24"/>
        </w:rPr>
        <w:t>改进和未来发展的建议</w:t>
      </w:r>
      <w:bookmarkEnd w:id="231"/>
    </w:p>
    <w:p w14:paraId="7E4B33DA" w14:textId="77777777" w:rsidR="00963861" w:rsidRDefault="00963861" w:rsidP="00963861">
      <w:pPr>
        <w:ind w:firstLineChars="200" w:firstLine="420"/>
      </w:pPr>
      <w:r>
        <w:rPr>
          <w:rFonts w:hint="eastAsia"/>
        </w:rPr>
        <w:t>为了进一步提高</w:t>
      </w:r>
      <w:r>
        <w:t>A66语言的性能和应用范围，我们提出以下改进和未来发展的建议：</w:t>
      </w:r>
    </w:p>
    <w:p w14:paraId="26112D28" w14:textId="77777777" w:rsidR="00963861" w:rsidRDefault="00963861" w:rsidP="00963861">
      <w:pPr>
        <w:ind w:firstLineChars="200" w:firstLine="420"/>
      </w:pPr>
      <w:r>
        <w:rPr>
          <w:rFonts w:hint="eastAsia"/>
        </w:rPr>
        <w:t>扩充标准库：我们需要进一步扩充</w:t>
      </w:r>
      <w:r>
        <w:t>A66语言的标准库，以满足更多领域的需求。</w:t>
      </w:r>
    </w:p>
    <w:p w14:paraId="7BFE0DDA" w14:textId="77777777" w:rsidR="00963861" w:rsidRDefault="00963861" w:rsidP="00963861">
      <w:pPr>
        <w:ind w:firstLineChars="200" w:firstLine="420"/>
      </w:pPr>
      <w:r>
        <w:rPr>
          <w:rFonts w:hint="eastAsia"/>
        </w:rPr>
        <w:t>增加多线程支持：我们需要增加</w:t>
      </w:r>
      <w:r>
        <w:t>A66语言对多线程的支持，以满足某些领域对并发编程的需求。</w:t>
      </w:r>
    </w:p>
    <w:p w14:paraId="5C66587C" w14:textId="77777777" w:rsidR="00963861" w:rsidRDefault="00963861" w:rsidP="00963861">
      <w:pPr>
        <w:ind w:firstLineChars="200" w:firstLine="420"/>
      </w:pPr>
      <w:r>
        <w:rPr>
          <w:rFonts w:hint="eastAsia"/>
        </w:rPr>
        <w:t>推广和宣传：我们需要加强对</w:t>
      </w:r>
      <w:r>
        <w:t>A66语言的推广和宣传，吸引更多开发人员使用和贡献A66语言。</w:t>
      </w:r>
    </w:p>
    <w:p w14:paraId="5D5D634A" w14:textId="77777777" w:rsidR="00963861" w:rsidRDefault="00963861" w:rsidP="00963861">
      <w:pPr>
        <w:ind w:firstLineChars="200" w:firstLine="420"/>
      </w:pPr>
      <w:r>
        <w:rPr>
          <w:rFonts w:hint="eastAsia"/>
        </w:rPr>
        <w:t>建立社区：我们需要建立相应的社区支持体系，为开发人员提供更好的技术支持和交流平台。</w:t>
      </w:r>
    </w:p>
    <w:p w14:paraId="62B6EA58" w14:textId="77777777" w:rsidR="00963861" w:rsidRDefault="00963861" w:rsidP="00963861">
      <w:pPr>
        <w:ind w:firstLineChars="200" w:firstLine="420"/>
      </w:pPr>
      <w:r>
        <w:rPr>
          <w:rFonts w:hint="eastAsia"/>
        </w:rPr>
        <w:t>改进编译器：我们需要进一步改进</w:t>
      </w:r>
      <w:r>
        <w:t>A66编译器，提高其性能和稳定性。</w:t>
      </w:r>
    </w:p>
    <w:p w14:paraId="1E49115B" w14:textId="77777777" w:rsidR="00963861" w:rsidRDefault="00963861" w:rsidP="00963861">
      <w:pPr>
        <w:pStyle w:val="2"/>
        <w:jc w:val="left"/>
        <w:rPr>
          <w:rFonts w:ascii="Times New Roman" w:eastAsia="黑体"/>
          <w:sz w:val="30"/>
        </w:rPr>
      </w:pPr>
      <w:bookmarkStart w:id="232" w:name="_Toc23940"/>
      <w:r>
        <w:rPr>
          <w:rFonts w:ascii="Times New Roman" w:eastAsia="黑体"/>
          <w:sz w:val="30"/>
        </w:rPr>
        <w:t xml:space="preserve">8.3 </w:t>
      </w:r>
      <w:r>
        <w:rPr>
          <w:rFonts w:ascii="Times New Roman" w:eastAsia="黑体"/>
          <w:sz w:val="30"/>
        </w:rPr>
        <w:t>展望</w:t>
      </w:r>
      <w:r>
        <w:rPr>
          <w:rFonts w:ascii="Times New Roman" w:eastAsia="黑体"/>
          <w:sz w:val="30"/>
        </w:rPr>
        <w:t>A66</w:t>
      </w:r>
      <w:r>
        <w:rPr>
          <w:rFonts w:ascii="Times New Roman" w:eastAsia="黑体"/>
          <w:sz w:val="30"/>
        </w:rPr>
        <w:t>语言在编程语言领域的发展前景和潜力</w:t>
      </w:r>
      <w:bookmarkEnd w:id="232"/>
    </w:p>
    <w:p w14:paraId="742B8C4C" w14:textId="77777777" w:rsidR="00963861" w:rsidRDefault="00963861" w:rsidP="00963861">
      <w:pPr>
        <w:ind w:firstLineChars="200" w:firstLine="420"/>
      </w:pPr>
      <w:r>
        <w:rPr>
          <w:rFonts w:hint="eastAsia"/>
        </w:rPr>
        <w:t>随着计算机技术的不断发展，编程语言也在不断地发展和演变。作为一门新型编程语言，</w:t>
      </w:r>
      <w:r>
        <w:t>A66具有很大的发展潜力。我们认为，在未来，A66语言将会在以下几个方面得到广泛应用：</w:t>
      </w:r>
    </w:p>
    <w:p w14:paraId="45B2414F" w14:textId="77777777" w:rsidR="00963861" w:rsidRDefault="00963861" w:rsidP="00963861">
      <w:pPr>
        <w:ind w:firstLineChars="200" w:firstLine="420"/>
      </w:pPr>
      <w:r>
        <w:rPr>
          <w:rFonts w:hint="eastAsia"/>
        </w:rPr>
        <w:t>图像处理：由于</w:t>
      </w:r>
      <w:r>
        <w:t>A66语言具有动态变量类型和格式宽松的特性，在图像处理领域具有很大的潜力。我们预计，在未来，A66语言将会在图像处理领域得到广泛应用。</w:t>
      </w:r>
    </w:p>
    <w:p w14:paraId="62805DB9" w14:textId="77777777" w:rsidR="00963861" w:rsidRDefault="00963861" w:rsidP="00963861">
      <w:pPr>
        <w:ind w:firstLineChars="200" w:firstLine="420"/>
      </w:pPr>
      <w:r>
        <w:rPr>
          <w:rFonts w:hint="eastAsia"/>
        </w:rPr>
        <w:t>数据分析：由于</w:t>
      </w:r>
      <w:r>
        <w:t>A66语言支持动态变量类型和自动内存管理机制，在数据分析领域具有很大的优势。我们预计，在未来，A66语言将会在数据分析领域得到广泛应用。</w:t>
      </w:r>
    </w:p>
    <w:p w14:paraId="71985CDE" w14:textId="77777777" w:rsidR="00963861" w:rsidRDefault="00963861" w:rsidP="00963861">
      <w:pPr>
        <w:ind w:firstLineChars="200" w:firstLine="420"/>
      </w:pPr>
      <w:r>
        <w:rPr>
          <w:rFonts w:hint="eastAsia"/>
        </w:rPr>
        <w:t>游戏开发：由于</w:t>
      </w:r>
      <w:r>
        <w:t>A66语言采用Qt5作为前端界面，并支持面向对象编程和动态变量类型特性，在游戏开发领域具有很大的优势。我们预计，在未来，A66语言将会在游戏开发领域得到广泛应用。</w:t>
      </w:r>
    </w:p>
    <w:p w14:paraId="7D2FA89B" w14:textId="77777777" w:rsidR="00963861" w:rsidRDefault="00963861" w:rsidP="00963861">
      <w:pPr>
        <w:ind w:firstLineChars="200" w:firstLine="420"/>
      </w:pPr>
      <w:r>
        <w:rPr>
          <w:rFonts w:hint="eastAsia"/>
        </w:rPr>
        <w:t>机器学习：由于</w:t>
      </w:r>
      <w:r>
        <w:t>A66语言具有动态变量类型和格式宽松的特性，在机器学习领域具有</w:t>
      </w:r>
      <w:r>
        <w:lastRenderedPageBreak/>
        <w:t>很大的潜力。我们预计，在未来，A66语言将会在机器学习领域得到广泛应用。</w:t>
      </w:r>
    </w:p>
    <w:p w14:paraId="28643B2B" w14:textId="77777777" w:rsidR="00963861" w:rsidRDefault="00963861" w:rsidP="00963861">
      <w:pPr>
        <w:ind w:firstLineChars="200" w:firstLine="420"/>
      </w:pPr>
      <w:r>
        <w:rPr>
          <w:rFonts w:hint="eastAsia"/>
        </w:rPr>
        <w:t>开源社区：现在越来越多的开发者开始关注自建语言，并且越来越多的自建语言出现在各种应用场景中。</w:t>
      </w:r>
      <w:r>
        <w:t>A66作为一种新兴的编程语言，具有很大的发展潜力和应用前景。</w:t>
      </w:r>
    </w:p>
    <w:p w14:paraId="283EBA03" w14:textId="77777777" w:rsidR="00963861" w:rsidRDefault="00963861" w:rsidP="00963861">
      <w:pPr>
        <w:ind w:firstLineChars="200" w:firstLine="420"/>
      </w:pPr>
      <w:r>
        <w:rPr>
          <w:rFonts w:hint="eastAsia"/>
        </w:rPr>
        <w:t>首先，在编程语言领域，</w:t>
      </w:r>
      <w:r>
        <w:t>A66语言具有很多优势。它采用了面向对象编程和函数式编程相结合的设计思路，从而提高了编程效率和程序性能。此外，它还支持动态变量类型和自动内存管理机制，可以方便地进行数据分析和机器学习等操作。这些特性使得A66语言在图像处理、数据分析、游戏开发和机器学习等领域具有很大的应用潜力。</w:t>
      </w:r>
    </w:p>
    <w:p w14:paraId="0972D352" w14:textId="77777777" w:rsidR="00963861" w:rsidRDefault="00963861" w:rsidP="00963861">
      <w:pPr>
        <w:ind w:firstLineChars="200" w:firstLine="420"/>
      </w:pPr>
      <w:r>
        <w:rPr>
          <w:rFonts w:hint="eastAsia"/>
        </w:rPr>
        <w:t>其次，在开源社区中，</w:t>
      </w:r>
      <w:r>
        <w:t>A66语言也具有很大的发展潜力。您团队所做的开源项目已经为用户提供了很好的使用体验，并且还可以通过用户反馈来不断改进和完善A66编译器。此外，您团队所做的主页网站也可以帮助更多的开发者了解和学习A66语言，从而吸引更多的用户和贡献者加入到A66社区中。</w:t>
      </w:r>
    </w:p>
    <w:p w14:paraId="1521962E" w14:textId="77777777" w:rsidR="00963861" w:rsidRDefault="00963861" w:rsidP="00963861">
      <w:pPr>
        <w:pStyle w:val="1"/>
        <w:jc w:val="center"/>
        <w:rPr>
          <w:rFonts w:ascii="Times New Roman" w:eastAsia="黑体"/>
          <w:sz w:val="36"/>
        </w:rPr>
      </w:pPr>
      <w:bookmarkStart w:id="233" w:name="_Toc8855"/>
      <w:r>
        <w:rPr>
          <w:rFonts w:ascii="Times New Roman" w:eastAsia="黑体" w:hint="eastAsia"/>
          <w:sz w:val="36"/>
        </w:rPr>
        <w:t>第</w:t>
      </w:r>
      <w:r>
        <w:rPr>
          <w:rFonts w:ascii="Times New Roman" w:eastAsia="黑体" w:hint="eastAsia"/>
          <w:sz w:val="36"/>
        </w:rPr>
        <w:t>9</w:t>
      </w:r>
      <w:r>
        <w:rPr>
          <w:rFonts w:ascii="Times New Roman" w:eastAsia="黑体" w:hint="eastAsia"/>
          <w:sz w:val="36"/>
        </w:rPr>
        <w:t>章</w:t>
      </w:r>
      <w:r>
        <w:rPr>
          <w:rFonts w:ascii="Times New Roman" w:eastAsia="黑体" w:hint="eastAsia"/>
          <w:sz w:val="36"/>
        </w:rPr>
        <w:t xml:space="preserve"> </w:t>
      </w:r>
      <w:r>
        <w:rPr>
          <w:rFonts w:ascii="Times New Roman" w:eastAsia="黑体" w:hint="eastAsia"/>
          <w:sz w:val="36"/>
        </w:rPr>
        <w:t>参考文献</w:t>
      </w:r>
      <w:bookmarkEnd w:id="233"/>
    </w:p>
    <w:p w14:paraId="448B2EB0" w14:textId="77777777" w:rsidR="00963861" w:rsidRDefault="00963861" w:rsidP="00963861">
      <w:pPr>
        <w:pStyle w:val="2"/>
        <w:jc w:val="left"/>
        <w:rPr>
          <w:rFonts w:ascii="Times New Roman" w:eastAsia="黑体"/>
          <w:sz w:val="30"/>
        </w:rPr>
      </w:pPr>
      <w:bookmarkStart w:id="234" w:name="_Toc31576"/>
      <w:r>
        <w:rPr>
          <w:rFonts w:ascii="Times New Roman" w:eastAsia="黑体"/>
          <w:sz w:val="30"/>
        </w:rPr>
        <w:t xml:space="preserve">9.1. </w:t>
      </w:r>
      <w:r>
        <w:rPr>
          <w:rFonts w:ascii="Times New Roman" w:eastAsia="黑体"/>
          <w:sz w:val="30"/>
        </w:rPr>
        <w:t>引用使用到的相关文献和资料</w:t>
      </w:r>
      <w:bookmarkEnd w:id="234"/>
    </w:p>
    <w:p w14:paraId="2A8AF6D2" w14:textId="77777777" w:rsidR="00963861" w:rsidRPr="00B92688" w:rsidRDefault="00963861" w:rsidP="00963861">
      <w:pPr>
        <w:pStyle w:val="ab"/>
        <w:numPr>
          <w:ilvl w:val="0"/>
          <w:numId w:val="13"/>
        </w:numPr>
        <w:ind w:firstLineChars="0"/>
        <w:rPr>
          <w:shd w:val="clear" w:color="auto" w:fill="FFFFFF"/>
        </w:rPr>
      </w:pPr>
      <w:bookmarkStart w:id="235" w:name="_Ref147777356"/>
      <w:r w:rsidRPr="00B92688">
        <w:rPr>
          <w:rFonts w:hint="eastAsia"/>
          <w:shd w:val="clear" w:color="auto" w:fill="FFFFFF"/>
        </w:rPr>
        <w:t>宋强,唐俊龙,陈照云等.面向国产高性能加速器的LLVM编译器设计及优化[J/OL].计算机工程:1-12[2023-10-09].http://kns.cnki.net/kcms/detail/31.1289.TP.20230824.1221.003.html</w:t>
      </w:r>
      <w:bookmarkEnd w:id="235"/>
    </w:p>
    <w:p w14:paraId="302BAACF" w14:textId="77777777" w:rsidR="00963861" w:rsidRDefault="00963861" w:rsidP="00963861">
      <w:pPr>
        <w:pStyle w:val="ab"/>
        <w:numPr>
          <w:ilvl w:val="0"/>
          <w:numId w:val="13"/>
        </w:numPr>
        <w:ind w:firstLineChars="0"/>
      </w:pPr>
      <w:bookmarkStart w:id="236" w:name="_Ref147777377"/>
      <w:r w:rsidRPr="00B92688">
        <w:t>龚丹,苏小红,王甜甜.Clang编译平台优势分析[J].智能计算机与应用,2017,7(03):188-190+193.</w:t>
      </w:r>
      <w:bookmarkEnd w:id="236"/>
    </w:p>
    <w:p w14:paraId="16449CD8" w14:textId="77777777" w:rsidR="00963861" w:rsidRPr="00AD7F54" w:rsidRDefault="00963861" w:rsidP="00963861">
      <w:pPr>
        <w:pStyle w:val="ab"/>
        <w:numPr>
          <w:ilvl w:val="0"/>
          <w:numId w:val="13"/>
        </w:numPr>
        <w:ind w:firstLineChars="0"/>
      </w:pPr>
      <w:bookmarkStart w:id="237" w:name="_Ref147781843"/>
      <w:r>
        <w:rPr>
          <w:rFonts w:ascii="Arial" w:hAnsi="Arial" w:cs="Arial"/>
          <w:color w:val="222222"/>
          <w:sz w:val="20"/>
          <w:szCs w:val="20"/>
          <w:shd w:val="clear" w:color="auto" w:fill="FFFFFF"/>
        </w:rPr>
        <w:t>Muchnick S. Advanced compiler design implementation[M]. Morgan kaufmann, 1997.</w:t>
      </w:r>
      <w:bookmarkEnd w:id="237"/>
    </w:p>
    <w:p w14:paraId="6141D58C" w14:textId="77777777" w:rsidR="00963861" w:rsidRPr="009D5D9A" w:rsidRDefault="00963861" w:rsidP="00963861">
      <w:pPr>
        <w:pStyle w:val="ab"/>
        <w:numPr>
          <w:ilvl w:val="0"/>
          <w:numId w:val="13"/>
        </w:numPr>
        <w:ind w:firstLineChars="0"/>
      </w:pPr>
      <w:bookmarkStart w:id="238" w:name="_Ref147782509"/>
      <w:r>
        <w:rPr>
          <w:rFonts w:ascii="Arial" w:hAnsi="Arial" w:cs="Arial"/>
          <w:color w:val="222222"/>
          <w:sz w:val="20"/>
          <w:szCs w:val="20"/>
          <w:shd w:val="clear" w:color="auto" w:fill="FFFFFF"/>
        </w:rPr>
        <w:t>Fowler M. Language workbenches: The killer-app for domain specific languages[J]. 2005.</w:t>
      </w:r>
      <w:bookmarkEnd w:id="238"/>
    </w:p>
    <w:p w14:paraId="35AA35D9" w14:textId="77777777" w:rsidR="00963861" w:rsidRPr="00541F20" w:rsidRDefault="00963861" w:rsidP="00963861">
      <w:pPr>
        <w:pStyle w:val="ab"/>
        <w:numPr>
          <w:ilvl w:val="0"/>
          <w:numId w:val="13"/>
        </w:numPr>
        <w:ind w:firstLineChars="0"/>
      </w:pPr>
      <w:bookmarkStart w:id="239" w:name="_Ref147865575"/>
      <w:r>
        <w:rPr>
          <w:rFonts w:ascii="Arial" w:hAnsi="Arial" w:cs="Arial"/>
          <w:color w:val="222222"/>
          <w:sz w:val="20"/>
          <w:szCs w:val="20"/>
          <w:shd w:val="clear" w:color="auto" w:fill="FFFFFF"/>
        </w:rPr>
        <w:t>Kelleher C, Pausch R. Lowering the barriers to programming: A taxonomy of programming environments and languages for novice programmers[J]. ACM computing surveys (CSUR), 2005, 37(2): 83-137.</w:t>
      </w:r>
      <w:bookmarkEnd w:id="239"/>
    </w:p>
    <w:p w14:paraId="5DE0A570" w14:textId="77777777" w:rsidR="00963861" w:rsidRPr="007F129F" w:rsidRDefault="00963861" w:rsidP="00963861">
      <w:pPr>
        <w:pStyle w:val="ab"/>
        <w:numPr>
          <w:ilvl w:val="0"/>
          <w:numId w:val="13"/>
        </w:numPr>
        <w:ind w:firstLineChars="0"/>
      </w:pPr>
      <w:bookmarkStart w:id="240" w:name="_Ref147866501"/>
      <w:r>
        <w:rPr>
          <w:rFonts w:ascii="Arial" w:hAnsi="Arial" w:cs="Arial"/>
          <w:color w:val="222222"/>
          <w:sz w:val="20"/>
          <w:szCs w:val="20"/>
          <w:shd w:val="clear" w:color="auto" w:fill="FFFFFF"/>
        </w:rPr>
        <w:t>Bilokon P. A Tour of C++: by Bjarne Stroustrup, Addison-Wesley Professional (2022). Paperback. ISBN 978-0136816485[J]. 2023.</w:t>
      </w:r>
      <w:bookmarkEnd w:id="240"/>
    </w:p>
    <w:p w14:paraId="0E37B134" w14:textId="77777777" w:rsidR="00963861" w:rsidRDefault="00963861" w:rsidP="00963861">
      <w:pPr>
        <w:pStyle w:val="ab"/>
        <w:numPr>
          <w:ilvl w:val="0"/>
          <w:numId w:val="13"/>
        </w:numPr>
        <w:ind w:firstLineChars="0"/>
      </w:pPr>
      <w:bookmarkStart w:id="241" w:name="_Ref147867744"/>
      <w:r w:rsidRPr="007F129F">
        <w:rPr>
          <w:rFonts w:hint="eastAsia"/>
        </w:rPr>
        <w:t>范志东. 低功耗编译优化算法及软件功耗分析技术的研究[D].中国石油大学(华东),2014.</w:t>
      </w:r>
      <w:bookmarkEnd w:id="241"/>
    </w:p>
    <w:p w14:paraId="0995C081" w14:textId="77777777" w:rsidR="00963861" w:rsidRDefault="00963861" w:rsidP="00963861">
      <w:pPr>
        <w:pStyle w:val="ab"/>
        <w:numPr>
          <w:ilvl w:val="0"/>
          <w:numId w:val="13"/>
        </w:numPr>
        <w:ind w:firstLineChars="0"/>
      </w:pPr>
      <w:bookmarkStart w:id="242" w:name="_Ref147952112"/>
      <w:r w:rsidRPr="001C720F">
        <w:t>李磊. C编译器中间代码生成及其后端的设计与实现[D].电子科技大学,2017.</w:t>
      </w:r>
      <w:bookmarkEnd w:id="242"/>
    </w:p>
    <w:p w14:paraId="5106D992" w14:textId="77777777" w:rsidR="00963861" w:rsidRDefault="00963861" w:rsidP="00963861">
      <w:pPr>
        <w:pStyle w:val="ab"/>
        <w:numPr>
          <w:ilvl w:val="0"/>
          <w:numId w:val="13"/>
        </w:numPr>
        <w:ind w:firstLineChars="0"/>
      </w:pPr>
      <w:bookmarkStart w:id="243" w:name="_Ref147952181"/>
      <w:r w:rsidRPr="001C720F">
        <w:t>朱广林. 基于GCC编译器的激进蝴蝶优化方法研究[D].西华师范大学,2021.DOI:10.27859/d.cnki.gxhsf.2021.000156.</w:t>
      </w:r>
      <w:bookmarkEnd w:id="243"/>
    </w:p>
    <w:p w14:paraId="0ED5A589" w14:textId="77777777" w:rsidR="00963861" w:rsidRDefault="00963861" w:rsidP="00963861">
      <w:pPr>
        <w:pStyle w:val="ab"/>
        <w:numPr>
          <w:ilvl w:val="0"/>
          <w:numId w:val="13"/>
        </w:numPr>
        <w:ind w:firstLineChars="0"/>
      </w:pPr>
      <w:bookmarkStart w:id="244" w:name="_Ref147952716"/>
      <w:r w:rsidRPr="00906468">
        <w:t>Winskel G. The formal semantics of programming languages: an introduction[M]. MIT press, 1993.</w:t>
      </w:r>
      <w:bookmarkEnd w:id="244"/>
    </w:p>
    <w:p w14:paraId="353C3709" w14:textId="77777777" w:rsidR="00963861" w:rsidRDefault="00963861" w:rsidP="00963861">
      <w:pPr>
        <w:pStyle w:val="ab"/>
        <w:numPr>
          <w:ilvl w:val="0"/>
          <w:numId w:val="13"/>
        </w:numPr>
        <w:ind w:firstLineChars="0"/>
      </w:pPr>
      <w:bookmarkStart w:id="245" w:name="_Ref147953135"/>
      <w:r w:rsidRPr="00906468">
        <w:t>Hoe A V, Sethi R, Ullman J D. Compilers—principles, techniques, and tools[J]. 1986.</w:t>
      </w:r>
      <w:bookmarkEnd w:id="245"/>
    </w:p>
    <w:p w14:paraId="62182BEF" w14:textId="77777777" w:rsidR="00963861" w:rsidRPr="005B34EF" w:rsidRDefault="00963861" w:rsidP="00963861">
      <w:pPr>
        <w:pStyle w:val="ab"/>
        <w:numPr>
          <w:ilvl w:val="0"/>
          <w:numId w:val="13"/>
        </w:numPr>
        <w:ind w:firstLineChars="0"/>
      </w:pPr>
      <w:bookmarkStart w:id="246" w:name="_Ref147954511"/>
      <w:r>
        <w:rPr>
          <w:rFonts w:ascii="Arial" w:hAnsi="Arial" w:cs="Arial"/>
          <w:color w:val="222222"/>
          <w:sz w:val="20"/>
          <w:szCs w:val="20"/>
          <w:shd w:val="clear" w:color="auto" w:fill="FFFFFF"/>
        </w:rPr>
        <w:t>JTC I. Information technology-Syntactic metalanguage-Extended BNF[J]. ISO/IEC Internationl Standard, vol. 14977: 1996 (E), 1996.</w:t>
      </w:r>
      <w:bookmarkEnd w:id="246"/>
    </w:p>
    <w:p w14:paraId="545A5D98" w14:textId="77777777" w:rsidR="00963861" w:rsidRDefault="00963861" w:rsidP="00963861">
      <w:pPr>
        <w:pStyle w:val="ab"/>
        <w:numPr>
          <w:ilvl w:val="0"/>
          <w:numId w:val="13"/>
        </w:numPr>
        <w:ind w:firstLineChars="0"/>
      </w:pPr>
      <w:bookmarkStart w:id="247" w:name="_Ref147954904"/>
      <w:r w:rsidRPr="005B34EF">
        <w:t>Resnick M, Maloney J, Monroy-Hernández A, et al. Scratch: programming for all[J]. Communications of the ACM, 2009, 52(11): 60-67.</w:t>
      </w:r>
      <w:bookmarkEnd w:id="247"/>
    </w:p>
    <w:p w14:paraId="29C56E08" w14:textId="77777777" w:rsidR="00963861" w:rsidRDefault="00963861" w:rsidP="00963861">
      <w:pPr>
        <w:pStyle w:val="ab"/>
        <w:numPr>
          <w:ilvl w:val="0"/>
          <w:numId w:val="13"/>
        </w:numPr>
        <w:ind w:firstLineChars="0"/>
      </w:pPr>
      <w:bookmarkStart w:id="248" w:name="_Ref147955413"/>
      <w:r w:rsidRPr="00FA1046">
        <w:t>Muchnick S. Advanced compiler design implementation[M]. Morgan kaufmann, 1997.</w:t>
      </w:r>
      <w:bookmarkEnd w:id="248"/>
    </w:p>
    <w:p w14:paraId="161AEC45" w14:textId="77777777" w:rsidR="00963861" w:rsidRPr="00B92688" w:rsidRDefault="00963861" w:rsidP="00963861">
      <w:pPr>
        <w:pStyle w:val="ab"/>
        <w:numPr>
          <w:ilvl w:val="0"/>
          <w:numId w:val="13"/>
        </w:numPr>
        <w:ind w:firstLineChars="0"/>
      </w:pPr>
      <w:r w:rsidRPr="00981BD4">
        <w:t>GNU.</w:t>
      </w:r>
      <w:r>
        <w:t xml:space="preserve"> </w:t>
      </w:r>
      <w:r w:rsidRPr="00981BD4">
        <w:t>Optimize Options[EB/OL].Accessed on 2021-10-11. https://gcc.gnu.org/onlinedocs/gcc/Optimize-Options.html.</w:t>
      </w:r>
    </w:p>
    <w:p w14:paraId="720831F6" w14:textId="5DDE2BD3" w:rsidR="00FD1309" w:rsidRPr="00963861" w:rsidRDefault="00FD1309" w:rsidP="00963861"/>
    <w:sectPr w:rsidR="00FD1309" w:rsidRPr="009638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3F2BC" w14:textId="77777777" w:rsidR="005B31B0" w:rsidRDefault="005B31B0" w:rsidP="00AF01C5">
      <w:r>
        <w:separator/>
      </w:r>
    </w:p>
  </w:endnote>
  <w:endnote w:type="continuationSeparator" w:id="0">
    <w:p w14:paraId="2D82741E" w14:textId="77777777" w:rsidR="005B31B0" w:rsidRDefault="005B31B0" w:rsidP="00AF01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8E788" w14:textId="77777777" w:rsidR="005B31B0" w:rsidRDefault="005B31B0" w:rsidP="00AF01C5">
      <w:r>
        <w:separator/>
      </w:r>
    </w:p>
  </w:footnote>
  <w:footnote w:type="continuationSeparator" w:id="0">
    <w:p w14:paraId="785C055D" w14:textId="77777777" w:rsidR="005B31B0" w:rsidRDefault="005B31B0" w:rsidP="00AF01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744AACA"/>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9966506"/>
    <w:multiLevelType w:val="multilevel"/>
    <w:tmpl w:val="AEBC1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133866"/>
    <w:multiLevelType w:val="multilevel"/>
    <w:tmpl w:val="DA9AC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7B2B89"/>
    <w:multiLevelType w:val="multilevel"/>
    <w:tmpl w:val="D4A42A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CC2490"/>
    <w:multiLevelType w:val="hybridMultilevel"/>
    <w:tmpl w:val="C79AEFDC"/>
    <w:lvl w:ilvl="0" w:tplc="944EE3E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6052601"/>
    <w:multiLevelType w:val="multilevel"/>
    <w:tmpl w:val="9B6E7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056C72"/>
    <w:multiLevelType w:val="multilevel"/>
    <w:tmpl w:val="2564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BD133D"/>
    <w:multiLevelType w:val="multilevel"/>
    <w:tmpl w:val="9B6E7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38010C"/>
    <w:multiLevelType w:val="multilevel"/>
    <w:tmpl w:val="9B6E7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3477D2"/>
    <w:multiLevelType w:val="hybridMultilevel"/>
    <w:tmpl w:val="54BE6D3E"/>
    <w:lvl w:ilvl="0" w:tplc="944EE3E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D740396"/>
    <w:multiLevelType w:val="multilevel"/>
    <w:tmpl w:val="7F30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E2719F"/>
    <w:multiLevelType w:val="multilevel"/>
    <w:tmpl w:val="712AF6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C32033"/>
    <w:multiLevelType w:val="hybridMultilevel"/>
    <w:tmpl w:val="F64A372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B4B3FCA"/>
    <w:multiLevelType w:val="multilevel"/>
    <w:tmpl w:val="BCFEC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4042363">
    <w:abstractNumId w:val="11"/>
  </w:num>
  <w:num w:numId="2" w16cid:durableId="2043359001">
    <w:abstractNumId w:val="10"/>
  </w:num>
  <w:num w:numId="3" w16cid:durableId="1695881076">
    <w:abstractNumId w:val="1"/>
  </w:num>
  <w:num w:numId="4" w16cid:durableId="1978415039">
    <w:abstractNumId w:val="7"/>
  </w:num>
  <w:num w:numId="5" w16cid:durableId="900289488">
    <w:abstractNumId w:val="2"/>
  </w:num>
  <w:num w:numId="6" w16cid:durableId="2143036843">
    <w:abstractNumId w:val="13"/>
  </w:num>
  <w:num w:numId="7" w16cid:durableId="567810391">
    <w:abstractNumId w:val="5"/>
  </w:num>
  <w:num w:numId="8" w16cid:durableId="319693106">
    <w:abstractNumId w:val="8"/>
  </w:num>
  <w:num w:numId="9" w16cid:durableId="2015917754">
    <w:abstractNumId w:val="3"/>
  </w:num>
  <w:num w:numId="10" w16cid:durableId="1093237344">
    <w:abstractNumId w:val="6"/>
  </w:num>
  <w:num w:numId="11" w16cid:durableId="644702117">
    <w:abstractNumId w:val="12"/>
  </w:num>
  <w:num w:numId="12" w16cid:durableId="404912890">
    <w:abstractNumId w:val="4"/>
  </w:num>
  <w:num w:numId="13" w16cid:durableId="1615671514">
    <w:abstractNumId w:val="9"/>
  </w:num>
  <w:num w:numId="14" w16cid:durableId="119676966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司马吴空">
    <w15:presenceInfo w15:providerId="AD" w15:userId="S::wuyuanzhou@stu.cdut.edu.cn::564baae2-f3ce-4a74-a7ca-d26649c062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bordersDoNotSurroundHeader/>
  <w:bordersDoNotSurroundFooter/>
  <w:trackRevisions/>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20EC3"/>
    <w:rsid w:val="000005DE"/>
    <w:rsid w:val="00043D7E"/>
    <w:rsid w:val="00045A36"/>
    <w:rsid w:val="000C76D9"/>
    <w:rsid w:val="000D5D6B"/>
    <w:rsid w:val="000D6347"/>
    <w:rsid w:val="000F5EDE"/>
    <w:rsid w:val="00111EFD"/>
    <w:rsid w:val="001232BB"/>
    <w:rsid w:val="00124B51"/>
    <w:rsid w:val="00142BA1"/>
    <w:rsid w:val="00143A50"/>
    <w:rsid w:val="001552B0"/>
    <w:rsid w:val="00167ED8"/>
    <w:rsid w:val="001D4EA2"/>
    <w:rsid w:val="00206EBB"/>
    <w:rsid w:val="00227DAC"/>
    <w:rsid w:val="00237CA1"/>
    <w:rsid w:val="002412D2"/>
    <w:rsid w:val="00242C8E"/>
    <w:rsid w:val="002643FA"/>
    <w:rsid w:val="002778C8"/>
    <w:rsid w:val="00290F76"/>
    <w:rsid w:val="002C2EBD"/>
    <w:rsid w:val="002C3A82"/>
    <w:rsid w:val="002C4DDB"/>
    <w:rsid w:val="002D4942"/>
    <w:rsid w:val="002E0AA6"/>
    <w:rsid w:val="003055D0"/>
    <w:rsid w:val="00305A06"/>
    <w:rsid w:val="0034551B"/>
    <w:rsid w:val="00393A2D"/>
    <w:rsid w:val="003E7B51"/>
    <w:rsid w:val="0042289E"/>
    <w:rsid w:val="004515CF"/>
    <w:rsid w:val="00466CD6"/>
    <w:rsid w:val="00473E2A"/>
    <w:rsid w:val="004C4EA9"/>
    <w:rsid w:val="004E7927"/>
    <w:rsid w:val="00532C5E"/>
    <w:rsid w:val="0059662E"/>
    <w:rsid w:val="005B0D54"/>
    <w:rsid w:val="005B31B0"/>
    <w:rsid w:val="00666149"/>
    <w:rsid w:val="0067584B"/>
    <w:rsid w:val="00683B8D"/>
    <w:rsid w:val="006878C4"/>
    <w:rsid w:val="006933B7"/>
    <w:rsid w:val="00694A4D"/>
    <w:rsid w:val="006B5571"/>
    <w:rsid w:val="006C2D4E"/>
    <w:rsid w:val="00767511"/>
    <w:rsid w:val="00797C9E"/>
    <w:rsid w:val="007D7C0C"/>
    <w:rsid w:val="008018DA"/>
    <w:rsid w:val="0081133D"/>
    <w:rsid w:val="00846DC2"/>
    <w:rsid w:val="00862C76"/>
    <w:rsid w:val="00892F8B"/>
    <w:rsid w:val="008A30CD"/>
    <w:rsid w:val="008D492E"/>
    <w:rsid w:val="008E3B21"/>
    <w:rsid w:val="008F45B5"/>
    <w:rsid w:val="00902BEB"/>
    <w:rsid w:val="00963861"/>
    <w:rsid w:val="0098565C"/>
    <w:rsid w:val="00992277"/>
    <w:rsid w:val="009C74AA"/>
    <w:rsid w:val="009D3E42"/>
    <w:rsid w:val="00A03D86"/>
    <w:rsid w:val="00A13C53"/>
    <w:rsid w:val="00A6687C"/>
    <w:rsid w:val="00A978D0"/>
    <w:rsid w:val="00AC05D0"/>
    <w:rsid w:val="00AD1817"/>
    <w:rsid w:val="00AF01C5"/>
    <w:rsid w:val="00B27610"/>
    <w:rsid w:val="00B31191"/>
    <w:rsid w:val="00B431AE"/>
    <w:rsid w:val="00B5090E"/>
    <w:rsid w:val="00B75C8F"/>
    <w:rsid w:val="00B7769A"/>
    <w:rsid w:val="00B94CE4"/>
    <w:rsid w:val="00BB0044"/>
    <w:rsid w:val="00BB77B6"/>
    <w:rsid w:val="00BD09B1"/>
    <w:rsid w:val="00C00093"/>
    <w:rsid w:val="00C2493F"/>
    <w:rsid w:val="00C41145"/>
    <w:rsid w:val="00C71736"/>
    <w:rsid w:val="00C918C5"/>
    <w:rsid w:val="00CA0A49"/>
    <w:rsid w:val="00CA5D4C"/>
    <w:rsid w:val="00CC7E92"/>
    <w:rsid w:val="00CE27A2"/>
    <w:rsid w:val="00CE4601"/>
    <w:rsid w:val="00CF3C20"/>
    <w:rsid w:val="00CF4A86"/>
    <w:rsid w:val="00D56067"/>
    <w:rsid w:val="00D744D8"/>
    <w:rsid w:val="00D83540"/>
    <w:rsid w:val="00D9491D"/>
    <w:rsid w:val="00DF3992"/>
    <w:rsid w:val="00E01F32"/>
    <w:rsid w:val="00E11F4C"/>
    <w:rsid w:val="00E20EFA"/>
    <w:rsid w:val="00E40BE0"/>
    <w:rsid w:val="00E731DA"/>
    <w:rsid w:val="00E76E2F"/>
    <w:rsid w:val="00E7789D"/>
    <w:rsid w:val="00E93873"/>
    <w:rsid w:val="00ED6772"/>
    <w:rsid w:val="00EE1436"/>
    <w:rsid w:val="00EE32A3"/>
    <w:rsid w:val="00F01697"/>
    <w:rsid w:val="00F2096D"/>
    <w:rsid w:val="00F20EC3"/>
    <w:rsid w:val="00F21912"/>
    <w:rsid w:val="00F31990"/>
    <w:rsid w:val="00F6599C"/>
    <w:rsid w:val="00F7036C"/>
    <w:rsid w:val="00FA1AC2"/>
    <w:rsid w:val="00FA2F3D"/>
    <w:rsid w:val="00FA7069"/>
    <w:rsid w:val="00FD027F"/>
    <w:rsid w:val="00FD13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DD7484"/>
  <w15:docId w15:val="{5E1A32FF-AE2A-46AF-9AB3-2354104BC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C3A82"/>
    <w:pPr>
      <w:widowControl w:val="0"/>
      <w:jc w:val="both"/>
    </w:pPr>
  </w:style>
  <w:style w:type="paragraph" w:styleId="1">
    <w:name w:val="heading 1"/>
    <w:basedOn w:val="a0"/>
    <w:next w:val="a0"/>
    <w:link w:val="10"/>
    <w:uiPriority w:val="9"/>
    <w:qFormat/>
    <w:rsid w:val="00E11F4C"/>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1D4E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2412D2"/>
    <w:pPr>
      <w:keepNext/>
      <w:keepLines/>
      <w:spacing w:before="260" w:after="260" w:line="416" w:lineRule="auto"/>
      <w:outlineLvl w:val="2"/>
    </w:pPr>
    <w:rPr>
      <w:b/>
      <w:bCs/>
      <w:sz w:val="32"/>
      <w:szCs w:val="32"/>
    </w:rPr>
  </w:style>
  <w:style w:type="paragraph" w:styleId="4">
    <w:name w:val="heading 4"/>
    <w:basedOn w:val="a0"/>
    <w:next w:val="a0"/>
    <w:link w:val="40"/>
    <w:uiPriority w:val="9"/>
    <w:semiHidden/>
    <w:unhideWhenUsed/>
    <w:qFormat/>
    <w:rsid w:val="00227DA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qFormat/>
    <w:rsid w:val="00AF01C5"/>
    <w:pPr>
      <w:tabs>
        <w:tab w:val="center" w:pos="4153"/>
        <w:tab w:val="right" w:pos="8306"/>
      </w:tabs>
      <w:snapToGrid w:val="0"/>
      <w:jc w:val="center"/>
    </w:pPr>
    <w:rPr>
      <w:sz w:val="18"/>
      <w:szCs w:val="18"/>
    </w:rPr>
  </w:style>
  <w:style w:type="character" w:customStyle="1" w:styleId="a5">
    <w:name w:val="页眉 字符"/>
    <w:basedOn w:val="a1"/>
    <w:link w:val="a4"/>
    <w:uiPriority w:val="99"/>
    <w:qFormat/>
    <w:rsid w:val="00AF01C5"/>
    <w:rPr>
      <w:sz w:val="18"/>
      <w:szCs w:val="18"/>
    </w:rPr>
  </w:style>
  <w:style w:type="paragraph" w:styleId="a6">
    <w:name w:val="footer"/>
    <w:basedOn w:val="a0"/>
    <w:link w:val="a7"/>
    <w:uiPriority w:val="99"/>
    <w:unhideWhenUsed/>
    <w:qFormat/>
    <w:rsid w:val="00AF01C5"/>
    <w:pPr>
      <w:tabs>
        <w:tab w:val="center" w:pos="4153"/>
        <w:tab w:val="right" w:pos="8306"/>
      </w:tabs>
      <w:snapToGrid w:val="0"/>
      <w:jc w:val="left"/>
    </w:pPr>
    <w:rPr>
      <w:sz w:val="18"/>
      <w:szCs w:val="18"/>
    </w:rPr>
  </w:style>
  <w:style w:type="character" w:customStyle="1" w:styleId="a7">
    <w:name w:val="页脚 字符"/>
    <w:basedOn w:val="a1"/>
    <w:link w:val="a6"/>
    <w:uiPriority w:val="99"/>
    <w:qFormat/>
    <w:rsid w:val="00AF01C5"/>
    <w:rPr>
      <w:sz w:val="18"/>
      <w:szCs w:val="18"/>
    </w:rPr>
  </w:style>
  <w:style w:type="character" w:customStyle="1" w:styleId="10">
    <w:name w:val="标题 1 字符"/>
    <w:basedOn w:val="a1"/>
    <w:link w:val="1"/>
    <w:uiPriority w:val="9"/>
    <w:rsid w:val="00E11F4C"/>
    <w:rPr>
      <w:b/>
      <w:bCs/>
      <w:kern w:val="44"/>
      <w:sz w:val="44"/>
      <w:szCs w:val="44"/>
    </w:rPr>
  </w:style>
  <w:style w:type="character" w:customStyle="1" w:styleId="20">
    <w:name w:val="标题 2 字符"/>
    <w:basedOn w:val="a1"/>
    <w:link w:val="2"/>
    <w:uiPriority w:val="9"/>
    <w:qFormat/>
    <w:rsid w:val="001D4EA2"/>
    <w:rPr>
      <w:rFonts w:asciiTheme="majorHAnsi" w:eastAsiaTheme="majorEastAsia" w:hAnsiTheme="majorHAnsi" w:cstheme="majorBidi"/>
      <w:b/>
      <w:bCs/>
      <w:sz w:val="32"/>
      <w:szCs w:val="32"/>
    </w:rPr>
  </w:style>
  <w:style w:type="paragraph" w:styleId="a8">
    <w:name w:val="Normal (Web)"/>
    <w:basedOn w:val="a0"/>
    <w:uiPriority w:val="99"/>
    <w:unhideWhenUsed/>
    <w:qFormat/>
    <w:rsid w:val="00AC05D0"/>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1"/>
    <w:link w:val="3"/>
    <w:uiPriority w:val="9"/>
    <w:qFormat/>
    <w:rsid w:val="002412D2"/>
    <w:rPr>
      <w:b/>
      <w:bCs/>
      <w:sz w:val="32"/>
      <w:szCs w:val="32"/>
    </w:rPr>
  </w:style>
  <w:style w:type="character" w:customStyle="1" w:styleId="40">
    <w:name w:val="标题 4 字符"/>
    <w:basedOn w:val="a1"/>
    <w:link w:val="4"/>
    <w:uiPriority w:val="9"/>
    <w:semiHidden/>
    <w:qFormat/>
    <w:rsid w:val="00227DAC"/>
    <w:rPr>
      <w:rFonts w:asciiTheme="majorHAnsi" w:eastAsiaTheme="majorEastAsia" w:hAnsiTheme="majorHAnsi" w:cstheme="majorBidi"/>
      <w:b/>
      <w:bCs/>
      <w:sz w:val="28"/>
      <w:szCs w:val="28"/>
    </w:rPr>
  </w:style>
  <w:style w:type="character" w:styleId="a9">
    <w:name w:val="Hyperlink"/>
    <w:basedOn w:val="a1"/>
    <w:uiPriority w:val="99"/>
    <w:unhideWhenUsed/>
    <w:qFormat/>
    <w:rsid w:val="00227DAC"/>
    <w:rPr>
      <w:color w:val="0563C1" w:themeColor="hyperlink"/>
      <w:u w:val="single"/>
    </w:rPr>
  </w:style>
  <w:style w:type="character" w:styleId="aa">
    <w:name w:val="Unresolved Mention"/>
    <w:basedOn w:val="a1"/>
    <w:uiPriority w:val="99"/>
    <w:semiHidden/>
    <w:unhideWhenUsed/>
    <w:rsid w:val="00227DAC"/>
    <w:rPr>
      <w:color w:val="605E5C"/>
      <w:shd w:val="clear" w:color="auto" w:fill="E1DFDD"/>
    </w:rPr>
  </w:style>
  <w:style w:type="paragraph" w:styleId="HTML">
    <w:name w:val="HTML Preformatted"/>
    <w:basedOn w:val="a0"/>
    <w:link w:val="HTML0"/>
    <w:uiPriority w:val="99"/>
    <w:semiHidden/>
    <w:unhideWhenUsed/>
    <w:qFormat/>
    <w:rsid w:val="00F2096D"/>
    <w:rPr>
      <w:rFonts w:ascii="Courier New" w:hAnsi="Courier New" w:cs="Courier New"/>
      <w:sz w:val="20"/>
      <w:szCs w:val="20"/>
    </w:rPr>
  </w:style>
  <w:style w:type="character" w:customStyle="1" w:styleId="HTML0">
    <w:name w:val="HTML 预设格式 字符"/>
    <w:basedOn w:val="a1"/>
    <w:link w:val="HTML"/>
    <w:uiPriority w:val="99"/>
    <w:semiHidden/>
    <w:qFormat/>
    <w:rsid w:val="00F2096D"/>
    <w:rPr>
      <w:rFonts w:ascii="Courier New" w:hAnsi="Courier New" w:cs="Courier New"/>
      <w:sz w:val="20"/>
      <w:szCs w:val="20"/>
    </w:rPr>
  </w:style>
  <w:style w:type="character" w:customStyle="1" w:styleId="pl-k">
    <w:name w:val="pl-k"/>
    <w:basedOn w:val="a1"/>
    <w:qFormat/>
    <w:rsid w:val="00142BA1"/>
  </w:style>
  <w:style w:type="character" w:customStyle="1" w:styleId="pl-s1">
    <w:name w:val="pl-s1"/>
    <w:basedOn w:val="a1"/>
    <w:qFormat/>
    <w:rsid w:val="00142BA1"/>
  </w:style>
  <w:style w:type="character" w:customStyle="1" w:styleId="pl-en">
    <w:name w:val="pl-en"/>
    <w:basedOn w:val="a1"/>
    <w:qFormat/>
    <w:rsid w:val="00142BA1"/>
  </w:style>
  <w:style w:type="character" w:customStyle="1" w:styleId="pl-c1">
    <w:name w:val="pl-c1"/>
    <w:basedOn w:val="a1"/>
    <w:qFormat/>
    <w:rsid w:val="00142BA1"/>
  </w:style>
  <w:style w:type="paragraph" w:styleId="TOC">
    <w:name w:val="TOC Heading"/>
    <w:basedOn w:val="1"/>
    <w:next w:val="a0"/>
    <w:uiPriority w:val="39"/>
    <w:unhideWhenUsed/>
    <w:qFormat/>
    <w:rsid w:val="0081133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qFormat/>
    <w:rsid w:val="0081133D"/>
  </w:style>
  <w:style w:type="paragraph" w:styleId="TOC2">
    <w:name w:val="toc 2"/>
    <w:basedOn w:val="a0"/>
    <w:next w:val="a0"/>
    <w:autoRedefine/>
    <w:uiPriority w:val="39"/>
    <w:unhideWhenUsed/>
    <w:rsid w:val="0081133D"/>
    <w:pPr>
      <w:ind w:leftChars="200" w:left="420"/>
    </w:pPr>
  </w:style>
  <w:style w:type="paragraph" w:styleId="TOC3">
    <w:name w:val="toc 3"/>
    <w:basedOn w:val="a0"/>
    <w:next w:val="a0"/>
    <w:autoRedefine/>
    <w:uiPriority w:val="39"/>
    <w:unhideWhenUsed/>
    <w:qFormat/>
    <w:rsid w:val="0081133D"/>
    <w:pPr>
      <w:ind w:leftChars="400" w:left="840"/>
    </w:pPr>
  </w:style>
  <w:style w:type="paragraph" w:styleId="ab">
    <w:name w:val="List Paragraph"/>
    <w:basedOn w:val="a0"/>
    <w:uiPriority w:val="34"/>
    <w:qFormat/>
    <w:rsid w:val="002C2EBD"/>
    <w:pPr>
      <w:ind w:firstLineChars="200" w:firstLine="420"/>
    </w:pPr>
  </w:style>
  <w:style w:type="character" w:customStyle="1" w:styleId="11">
    <w:name w:val="未处理的提及1"/>
    <w:basedOn w:val="a1"/>
    <w:uiPriority w:val="99"/>
    <w:semiHidden/>
    <w:unhideWhenUsed/>
    <w:qFormat/>
    <w:rsid w:val="00963861"/>
    <w:rPr>
      <w:color w:val="605E5C"/>
      <w:shd w:val="clear" w:color="auto" w:fill="E1DFDD"/>
    </w:rPr>
  </w:style>
  <w:style w:type="paragraph" w:customStyle="1" w:styleId="TOC10">
    <w:name w:val="TOC 标题1"/>
    <w:basedOn w:val="1"/>
    <w:next w:val="a0"/>
    <w:uiPriority w:val="39"/>
    <w:unhideWhenUsed/>
    <w:qFormat/>
    <w:rsid w:val="0096386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07401">
    <w:name w:val="样式 样式 首行缩进:  0.74 厘米 + 首行缩进:  0 厘米1"/>
    <w:basedOn w:val="074"/>
    <w:qFormat/>
    <w:rsid w:val="00963861"/>
    <w:pPr>
      <w:ind w:firstLineChars="200" w:firstLine="200"/>
    </w:pPr>
  </w:style>
  <w:style w:type="paragraph" w:customStyle="1" w:styleId="074">
    <w:name w:val="样式 首行缩进:  0.74 厘米"/>
    <w:basedOn w:val="a0"/>
    <w:qFormat/>
    <w:rsid w:val="00963861"/>
    <w:pPr>
      <w:ind w:firstLine="420"/>
    </w:pPr>
    <w:rPr>
      <w:rFonts w:cs="宋体"/>
      <w:szCs w:val="20"/>
    </w:rPr>
  </w:style>
  <w:style w:type="paragraph" w:customStyle="1" w:styleId="ac">
    <w:name w:val="图标题"/>
    <w:basedOn w:val="a0"/>
    <w:link w:val="ad"/>
    <w:qFormat/>
    <w:rsid w:val="00963861"/>
    <w:pPr>
      <w:spacing w:line="288" w:lineRule="auto"/>
      <w:ind w:firstLine="482"/>
      <w:jc w:val="center"/>
    </w:pPr>
    <w:rPr>
      <w:rFonts w:ascii="Times New Roman" w:eastAsia="宋体"/>
      <w:b/>
      <w:sz w:val="18"/>
    </w:rPr>
  </w:style>
  <w:style w:type="character" w:customStyle="1" w:styleId="ad">
    <w:name w:val="图标题 字符"/>
    <w:basedOn w:val="a1"/>
    <w:link w:val="ac"/>
    <w:rsid w:val="00963861"/>
    <w:rPr>
      <w:rFonts w:ascii="Times New Roman" w:eastAsia="宋体"/>
      <w:b/>
      <w:sz w:val="18"/>
    </w:rPr>
  </w:style>
  <w:style w:type="paragraph" w:styleId="TOC4">
    <w:name w:val="toc 4"/>
    <w:basedOn w:val="a0"/>
    <w:next w:val="a0"/>
    <w:autoRedefine/>
    <w:uiPriority w:val="39"/>
    <w:unhideWhenUsed/>
    <w:rsid w:val="00963861"/>
    <w:pPr>
      <w:ind w:leftChars="600" w:left="1260"/>
    </w:pPr>
  </w:style>
  <w:style w:type="paragraph" w:styleId="TOC5">
    <w:name w:val="toc 5"/>
    <w:basedOn w:val="a0"/>
    <w:next w:val="a0"/>
    <w:autoRedefine/>
    <w:uiPriority w:val="39"/>
    <w:unhideWhenUsed/>
    <w:rsid w:val="00963861"/>
    <w:pPr>
      <w:ind w:leftChars="800" w:left="1680"/>
    </w:pPr>
  </w:style>
  <w:style w:type="paragraph" w:styleId="TOC6">
    <w:name w:val="toc 6"/>
    <w:basedOn w:val="a0"/>
    <w:next w:val="a0"/>
    <w:autoRedefine/>
    <w:uiPriority w:val="39"/>
    <w:unhideWhenUsed/>
    <w:rsid w:val="00963861"/>
    <w:pPr>
      <w:ind w:leftChars="1000" w:left="2100"/>
    </w:pPr>
  </w:style>
  <w:style w:type="paragraph" w:styleId="TOC7">
    <w:name w:val="toc 7"/>
    <w:basedOn w:val="a0"/>
    <w:next w:val="a0"/>
    <w:autoRedefine/>
    <w:uiPriority w:val="39"/>
    <w:unhideWhenUsed/>
    <w:rsid w:val="00963861"/>
    <w:pPr>
      <w:ind w:leftChars="1200" w:left="2520"/>
    </w:pPr>
  </w:style>
  <w:style w:type="paragraph" w:styleId="TOC8">
    <w:name w:val="toc 8"/>
    <w:basedOn w:val="a0"/>
    <w:next w:val="a0"/>
    <w:autoRedefine/>
    <w:uiPriority w:val="39"/>
    <w:unhideWhenUsed/>
    <w:rsid w:val="00963861"/>
    <w:pPr>
      <w:ind w:leftChars="1400" w:left="2940"/>
    </w:pPr>
  </w:style>
  <w:style w:type="paragraph" w:styleId="TOC9">
    <w:name w:val="toc 9"/>
    <w:basedOn w:val="a0"/>
    <w:next w:val="a0"/>
    <w:autoRedefine/>
    <w:uiPriority w:val="39"/>
    <w:unhideWhenUsed/>
    <w:rsid w:val="00963861"/>
    <w:pPr>
      <w:ind w:leftChars="1600" w:left="3360"/>
    </w:pPr>
  </w:style>
  <w:style w:type="paragraph" w:styleId="a">
    <w:name w:val="List Bullet"/>
    <w:basedOn w:val="a0"/>
    <w:uiPriority w:val="99"/>
    <w:unhideWhenUsed/>
    <w:rsid w:val="00963861"/>
    <w:pPr>
      <w:numPr>
        <w:numId w:val="14"/>
      </w:numPr>
      <w:contextualSpacing/>
    </w:pPr>
  </w:style>
  <w:style w:type="paragraph" w:styleId="ae">
    <w:name w:val="Revision"/>
    <w:hidden/>
    <w:uiPriority w:val="99"/>
    <w:semiHidden/>
    <w:rsid w:val="00111E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5988">
      <w:bodyDiv w:val="1"/>
      <w:marLeft w:val="0"/>
      <w:marRight w:val="0"/>
      <w:marTop w:val="0"/>
      <w:marBottom w:val="0"/>
      <w:divBdr>
        <w:top w:val="none" w:sz="0" w:space="0" w:color="auto"/>
        <w:left w:val="none" w:sz="0" w:space="0" w:color="auto"/>
        <w:bottom w:val="none" w:sz="0" w:space="0" w:color="auto"/>
        <w:right w:val="none" w:sz="0" w:space="0" w:color="auto"/>
      </w:divBdr>
    </w:div>
    <w:div w:id="74058388">
      <w:bodyDiv w:val="1"/>
      <w:marLeft w:val="0"/>
      <w:marRight w:val="0"/>
      <w:marTop w:val="0"/>
      <w:marBottom w:val="0"/>
      <w:divBdr>
        <w:top w:val="none" w:sz="0" w:space="0" w:color="auto"/>
        <w:left w:val="none" w:sz="0" w:space="0" w:color="auto"/>
        <w:bottom w:val="none" w:sz="0" w:space="0" w:color="auto"/>
        <w:right w:val="none" w:sz="0" w:space="0" w:color="auto"/>
      </w:divBdr>
    </w:div>
    <w:div w:id="109590595">
      <w:bodyDiv w:val="1"/>
      <w:marLeft w:val="0"/>
      <w:marRight w:val="0"/>
      <w:marTop w:val="0"/>
      <w:marBottom w:val="0"/>
      <w:divBdr>
        <w:top w:val="none" w:sz="0" w:space="0" w:color="auto"/>
        <w:left w:val="none" w:sz="0" w:space="0" w:color="auto"/>
        <w:bottom w:val="none" w:sz="0" w:space="0" w:color="auto"/>
        <w:right w:val="none" w:sz="0" w:space="0" w:color="auto"/>
      </w:divBdr>
    </w:div>
    <w:div w:id="116919285">
      <w:bodyDiv w:val="1"/>
      <w:marLeft w:val="0"/>
      <w:marRight w:val="0"/>
      <w:marTop w:val="0"/>
      <w:marBottom w:val="0"/>
      <w:divBdr>
        <w:top w:val="none" w:sz="0" w:space="0" w:color="auto"/>
        <w:left w:val="none" w:sz="0" w:space="0" w:color="auto"/>
        <w:bottom w:val="none" w:sz="0" w:space="0" w:color="auto"/>
        <w:right w:val="none" w:sz="0" w:space="0" w:color="auto"/>
      </w:divBdr>
    </w:div>
    <w:div w:id="137500644">
      <w:bodyDiv w:val="1"/>
      <w:marLeft w:val="0"/>
      <w:marRight w:val="0"/>
      <w:marTop w:val="0"/>
      <w:marBottom w:val="0"/>
      <w:divBdr>
        <w:top w:val="none" w:sz="0" w:space="0" w:color="auto"/>
        <w:left w:val="none" w:sz="0" w:space="0" w:color="auto"/>
        <w:bottom w:val="none" w:sz="0" w:space="0" w:color="auto"/>
        <w:right w:val="none" w:sz="0" w:space="0" w:color="auto"/>
      </w:divBdr>
    </w:div>
    <w:div w:id="216743646">
      <w:bodyDiv w:val="1"/>
      <w:marLeft w:val="0"/>
      <w:marRight w:val="0"/>
      <w:marTop w:val="0"/>
      <w:marBottom w:val="0"/>
      <w:divBdr>
        <w:top w:val="none" w:sz="0" w:space="0" w:color="auto"/>
        <w:left w:val="none" w:sz="0" w:space="0" w:color="auto"/>
        <w:bottom w:val="none" w:sz="0" w:space="0" w:color="auto"/>
        <w:right w:val="none" w:sz="0" w:space="0" w:color="auto"/>
      </w:divBdr>
    </w:div>
    <w:div w:id="217590683">
      <w:bodyDiv w:val="1"/>
      <w:marLeft w:val="0"/>
      <w:marRight w:val="0"/>
      <w:marTop w:val="0"/>
      <w:marBottom w:val="0"/>
      <w:divBdr>
        <w:top w:val="none" w:sz="0" w:space="0" w:color="auto"/>
        <w:left w:val="none" w:sz="0" w:space="0" w:color="auto"/>
        <w:bottom w:val="none" w:sz="0" w:space="0" w:color="auto"/>
        <w:right w:val="none" w:sz="0" w:space="0" w:color="auto"/>
      </w:divBdr>
      <w:divsChild>
        <w:div w:id="1999504057">
          <w:marLeft w:val="0"/>
          <w:marRight w:val="0"/>
          <w:marTop w:val="0"/>
          <w:marBottom w:val="0"/>
          <w:divBdr>
            <w:top w:val="none" w:sz="0" w:space="0" w:color="auto"/>
            <w:left w:val="none" w:sz="0" w:space="0" w:color="auto"/>
            <w:bottom w:val="none" w:sz="0" w:space="0" w:color="auto"/>
            <w:right w:val="none" w:sz="0" w:space="0" w:color="auto"/>
          </w:divBdr>
        </w:div>
        <w:div w:id="1792282369">
          <w:marLeft w:val="0"/>
          <w:marRight w:val="0"/>
          <w:marTop w:val="0"/>
          <w:marBottom w:val="0"/>
          <w:divBdr>
            <w:top w:val="none" w:sz="0" w:space="0" w:color="auto"/>
            <w:left w:val="none" w:sz="0" w:space="0" w:color="auto"/>
            <w:bottom w:val="none" w:sz="0" w:space="0" w:color="auto"/>
            <w:right w:val="none" w:sz="0" w:space="0" w:color="auto"/>
          </w:divBdr>
        </w:div>
        <w:div w:id="312179734">
          <w:marLeft w:val="0"/>
          <w:marRight w:val="0"/>
          <w:marTop w:val="0"/>
          <w:marBottom w:val="0"/>
          <w:divBdr>
            <w:top w:val="none" w:sz="0" w:space="0" w:color="auto"/>
            <w:left w:val="none" w:sz="0" w:space="0" w:color="auto"/>
            <w:bottom w:val="none" w:sz="0" w:space="0" w:color="auto"/>
            <w:right w:val="none" w:sz="0" w:space="0" w:color="auto"/>
          </w:divBdr>
        </w:div>
        <w:div w:id="303780419">
          <w:marLeft w:val="0"/>
          <w:marRight w:val="0"/>
          <w:marTop w:val="0"/>
          <w:marBottom w:val="0"/>
          <w:divBdr>
            <w:top w:val="none" w:sz="0" w:space="0" w:color="auto"/>
            <w:left w:val="none" w:sz="0" w:space="0" w:color="auto"/>
            <w:bottom w:val="none" w:sz="0" w:space="0" w:color="auto"/>
            <w:right w:val="none" w:sz="0" w:space="0" w:color="auto"/>
          </w:divBdr>
        </w:div>
        <w:div w:id="1705058054">
          <w:marLeft w:val="0"/>
          <w:marRight w:val="0"/>
          <w:marTop w:val="0"/>
          <w:marBottom w:val="0"/>
          <w:divBdr>
            <w:top w:val="none" w:sz="0" w:space="0" w:color="auto"/>
            <w:left w:val="none" w:sz="0" w:space="0" w:color="auto"/>
            <w:bottom w:val="none" w:sz="0" w:space="0" w:color="auto"/>
            <w:right w:val="none" w:sz="0" w:space="0" w:color="auto"/>
          </w:divBdr>
        </w:div>
        <w:div w:id="809323503">
          <w:marLeft w:val="0"/>
          <w:marRight w:val="0"/>
          <w:marTop w:val="0"/>
          <w:marBottom w:val="0"/>
          <w:divBdr>
            <w:top w:val="none" w:sz="0" w:space="0" w:color="auto"/>
            <w:left w:val="none" w:sz="0" w:space="0" w:color="auto"/>
            <w:bottom w:val="none" w:sz="0" w:space="0" w:color="auto"/>
            <w:right w:val="none" w:sz="0" w:space="0" w:color="auto"/>
          </w:divBdr>
        </w:div>
        <w:div w:id="1098718651">
          <w:marLeft w:val="0"/>
          <w:marRight w:val="0"/>
          <w:marTop w:val="0"/>
          <w:marBottom w:val="0"/>
          <w:divBdr>
            <w:top w:val="none" w:sz="0" w:space="0" w:color="auto"/>
            <w:left w:val="none" w:sz="0" w:space="0" w:color="auto"/>
            <w:bottom w:val="none" w:sz="0" w:space="0" w:color="auto"/>
            <w:right w:val="none" w:sz="0" w:space="0" w:color="auto"/>
          </w:divBdr>
        </w:div>
        <w:div w:id="253437542">
          <w:marLeft w:val="0"/>
          <w:marRight w:val="0"/>
          <w:marTop w:val="0"/>
          <w:marBottom w:val="0"/>
          <w:divBdr>
            <w:top w:val="none" w:sz="0" w:space="0" w:color="auto"/>
            <w:left w:val="none" w:sz="0" w:space="0" w:color="auto"/>
            <w:bottom w:val="none" w:sz="0" w:space="0" w:color="auto"/>
            <w:right w:val="none" w:sz="0" w:space="0" w:color="auto"/>
          </w:divBdr>
        </w:div>
        <w:div w:id="678120619">
          <w:marLeft w:val="0"/>
          <w:marRight w:val="0"/>
          <w:marTop w:val="0"/>
          <w:marBottom w:val="0"/>
          <w:divBdr>
            <w:top w:val="none" w:sz="0" w:space="0" w:color="auto"/>
            <w:left w:val="none" w:sz="0" w:space="0" w:color="auto"/>
            <w:bottom w:val="none" w:sz="0" w:space="0" w:color="auto"/>
            <w:right w:val="none" w:sz="0" w:space="0" w:color="auto"/>
          </w:divBdr>
        </w:div>
        <w:div w:id="1773210086">
          <w:marLeft w:val="0"/>
          <w:marRight w:val="0"/>
          <w:marTop w:val="0"/>
          <w:marBottom w:val="0"/>
          <w:divBdr>
            <w:top w:val="none" w:sz="0" w:space="0" w:color="auto"/>
            <w:left w:val="none" w:sz="0" w:space="0" w:color="auto"/>
            <w:bottom w:val="none" w:sz="0" w:space="0" w:color="auto"/>
            <w:right w:val="none" w:sz="0" w:space="0" w:color="auto"/>
          </w:divBdr>
        </w:div>
        <w:div w:id="990402878">
          <w:marLeft w:val="0"/>
          <w:marRight w:val="0"/>
          <w:marTop w:val="0"/>
          <w:marBottom w:val="0"/>
          <w:divBdr>
            <w:top w:val="none" w:sz="0" w:space="0" w:color="auto"/>
            <w:left w:val="none" w:sz="0" w:space="0" w:color="auto"/>
            <w:bottom w:val="none" w:sz="0" w:space="0" w:color="auto"/>
            <w:right w:val="none" w:sz="0" w:space="0" w:color="auto"/>
          </w:divBdr>
        </w:div>
        <w:div w:id="1221408415">
          <w:marLeft w:val="0"/>
          <w:marRight w:val="0"/>
          <w:marTop w:val="0"/>
          <w:marBottom w:val="0"/>
          <w:divBdr>
            <w:top w:val="none" w:sz="0" w:space="0" w:color="auto"/>
            <w:left w:val="none" w:sz="0" w:space="0" w:color="auto"/>
            <w:bottom w:val="none" w:sz="0" w:space="0" w:color="auto"/>
            <w:right w:val="none" w:sz="0" w:space="0" w:color="auto"/>
          </w:divBdr>
        </w:div>
      </w:divsChild>
    </w:div>
    <w:div w:id="227424566">
      <w:bodyDiv w:val="1"/>
      <w:marLeft w:val="0"/>
      <w:marRight w:val="0"/>
      <w:marTop w:val="0"/>
      <w:marBottom w:val="0"/>
      <w:divBdr>
        <w:top w:val="none" w:sz="0" w:space="0" w:color="auto"/>
        <w:left w:val="none" w:sz="0" w:space="0" w:color="auto"/>
        <w:bottom w:val="none" w:sz="0" w:space="0" w:color="auto"/>
        <w:right w:val="none" w:sz="0" w:space="0" w:color="auto"/>
      </w:divBdr>
    </w:div>
    <w:div w:id="258223264">
      <w:bodyDiv w:val="1"/>
      <w:marLeft w:val="0"/>
      <w:marRight w:val="0"/>
      <w:marTop w:val="0"/>
      <w:marBottom w:val="0"/>
      <w:divBdr>
        <w:top w:val="none" w:sz="0" w:space="0" w:color="auto"/>
        <w:left w:val="none" w:sz="0" w:space="0" w:color="auto"/>
        <w:bottom w:val="none" w:sz="0" w:space="0" w:color="auto"/>
        <w:right w:val="none" w:sz="0" w:space="0" w:color="auto"/>
      </w:divBdr>
    </w:div>
    <w:div w:id="284239554">
      <w:bodyDiv w:val="1"/>
      <w:marLeft w:val="0"/>
      <w:marRight w:val="0"/>
      <w:marTop w:val="0"/>
      <w:marBottom w:val="0"/>
      <w:divBdr>
        <w:top w:val="none" w:sz="0" w:space="0" w:color="auto"/>
        <w:left w:val="none" w:sz="0" w:space="0" w:color="auto"/>
        <w:bottom w:val="none" w:sz="0" w:space="0" w:color="auto"/>
        <w:right w:val="none" w:sz="0" w:space="0" w:color="auto"/>
      </w:divBdr>
    </w:div>
    <w:div w:id="334920298">
      <w:bodyDiv w:val="1"/>
      <w:marLeft w:val="0"/>
      <w:marRight w:val="0"/>
      <w:marTop w:val="0"/>
      <w:marBottom w:val="0"/>
      <w:divBdr>
        <w:top w:val="none" w:sz="0" w:space="0" w:color="auto"/>
        <w:left w:val="none" w:sz="0" w:space="0" w:color="auto"/>
        <w:bottom w:val="none" w:sz="0" w:space="0" w:color="auto"/>
        <w:right w:val="none" w:sz="0" w:space="0" w:color="auto"/>
      </w:divBdr>
    </w:div>
    <w:div w:id="373580687">
      <w:bodyDiv w:val="1"/>
      <w:marLeft w:val="0"/>
      <w:marRight w:val="0"/>
      <w:marTop w:val="0"/>
      <w:marBottom w:val="0"/>
      <w:divBdr>
        <w:top w:val="none" w:sz="0" w:space="0" w:color="auto"/>
        <w:left w:val="none" w:sz="0" w:space="0" w:color="auto"/>
        <w:bottom w:val="none" w:sz="0" w:space="0" w:color="auto"/>
        <w:right w:val="none" w:sz="0" w:space="0" w:color="auto"/>
      </w:divBdr>
    </w:div>
    <w:div w:id="376245638">
      <w:bodyDiv w:val="1"/>
      <w:marLeft w:val="0"/>
      <w:marRight w:val="0"/>
      <w:marTop w:val="0"/>
      <w:marBottom w:val="0"/>
      <w:divBdr>
        <w:top w:val="none" w:sz="0" w:space="0" w:color="auto"/>
        <w:left w:val="none" w:sz="0" w:space="0" w:color="auto"/>
        <w:bottom w:val="none" w:sz="0" w:space="0" w:color="auto"/>
        <w:right w:val="none" w:sz="0" w:space="0" w:color="auto"/>
      </w:divBdr>
      <w:divsChild>
        <w:div w:id="610820345">
          <w:marLeft w:val="0"/>
          <w:marRight w:val="0"/>
          <w:marTop w:val="0"/>
          <w:marBottom w:val="240"/>
          <w:divBdr>
            <w:top w:val="none" w:sz="0" w:space="0" w:color="auto"/>
            <w:left w:val="none" w:sz="0" w:space="0" w:color="auto"/>
            <w:bottom w:val="none" w:sz="0" w:space="0" w:color="auto"/>
            <w:right w:val="none" w:sz="0" w:space="0" w:color="auto"/>
          </w:divBdr>
        </w:div>
        <w:div w:id="1598058486">
          <w:marLeft w:val="0"/>
          <w:marRight w:val="0"/>
          <w:marTop w:val="0"/>
          <w:marBottom w:val="240"/>
          <w:divBdr>
            <w:top w:val="none" w:sz="0" w:space="0" w:color="auto"/>
            <w:left w:val="none" w:sz="0" w:space="0" w:color="auto"/>
            <w:bottom w:val="none" w:sz="0" w:space="0" w:color="auto"/>
            <w:right w:val="none" w:sz="0" w:space="0" w:color="auto"/>
          </w:divBdr>
        </w:div>
        <w:div w:id="1775786954">
          <w:marLeft w:val="0"/>
          <w:marRight w:val="0"/>
          <w:marTop w:val="0"/>
          <w:marBottom w:val="0"/>
          <w:divBdr>
            <w:top w:val="none" w:sz="0" w:space="0" w:color="auto"/>
            <w:left w:val="none" w:sz="0" w:space="0" w:color="auto"/>
            <w:bottom w:val="none" w:sz="0" w:space="0" w:color="auto"/>
            <w:right w:val="none" w:sz="0" w:space="0" w:color="auto"/>
          </w:divBdr>
        </w:div>
        <w:div w:id="1759516613">
          <w:marLeft w:val="0"/>
          <w:marRight w:val="0"/>
          <w:marTop w:val="0"/>
          <w:marBottom w:val="240"/>
          <w:divBdr>
            <w:top w:val="none" w:sz="0" w:space="0" w:color="auto"/>
            <w:left w:val="none" w:sz="0" w:space="0" w:color="auto"/>
            <w:bottom w:val="none" w:sz="0" w:space="0" w:color="auto"/>
            <w:right w:val="none" w:sz="0" w:space="0" w:color="auto"/>
          </w:divBdr>
        </w:div>
        <w:div w:id="1973436283">
          <w:marLeft w:val="0"/>
          <w:marRight w:val="0"/>
          <w:marTop w:val="0"/>
          <w:marBottom w:val="0"/>
          <w:divBdr>
            <w:top w:val="none" w:sz="0" w:space="0" w:color="auto"/>
            <w:left w:val="none" w:sz="0" w:space="0" w:color="auto"/>
            <w:bottom w:val="none" w:sz="0" w:space="0" w:color="auto"/>
            <w:right w:val="none" w:sz="0" w:space="0" w:color="auto"/>
          </w:divBdr>
        </w:div>
        <w:div w:id="1860466926">
          <w:marLeft w:val="0"/>
          <w:marRight w:val="0"/>
          <w:marTop w:val="0"/>
          <w:marBottom w:val="240"/>
          <w:divBdr>
            <w:top w:val="none" w:sz="0" w:space="0" w:color="auto"/>
            <w:left w:val="none" w:sz="0" w:space="0" w:color="auto"/>
            <w:bottom w:val="none" w:sz="0" w:space="0" w:color="auto"/>
            <w:right w:val="none" w:sz="0" w:space="0" w:color="auto"/>
          </w:divBdr>
        </w:div>
        <w:div w:id="1804808790">
          <w:marLeft w:val="0"/>
          <w:marRight w:val="0"/>
          <w:marTop w:val="0"/>
          <w:marBottom w:val="240"/>
          <w:divBdr>
            <w:top w:val="none" w:sz="0" w:space="0" w:color="auto"/>
            <w:left w:val="none" w:sz="0" w:space="0" w:color="auto"/>
            <w:bottom w:val="none" w:sz="0" w:space="0" w:color="auto"/>
            <w:right w:val="none" w:sz="0" w:space="0" w:color="auto"/>
          </w:divBdr>
        </w:div>
        <w:div w:id="567106566">
          <w:marLeft w:val="0"/>
          <w:marRight w:val="0"/>
          <w:marTop w:val="0"/>
          <w:marBottom w:val="0"/>
          <w:divBdr>
            <w:top w:val="none" w:sz="0" w:space="0" w:color="auto"/>
            <w:left w:val="none" w:sz="0" w:space="0" w:color="auto"/>
            <w:bottom w:val="none" w:sz="0" w:space="0" w:color="auto"/>
            <w:right w:val="none" w:sz="0" w:space="0" w:color="auto"/>
          </w:divBdr>
        </w:div>
        <w:div w:id="135342615">
          <w:marLeft w:val="0"/>
          <w:marRight w:val="0"/>
          <w:marTop w:val="0"/>
          <w:marBottom w:val="240"/>
          <w:divBdr>
            <w:top w:val="none" w:sz="0" w:space="0" w:color="auto"/>
            <w:left w:val="none" w:sz="0" w:space="0" w:color="auto"/>
            <w:bottom w:val="none" w:sz="0" w:space="0" w:color="auto"/>
            <w:right w:val="none" w:sz="0" w:space="0" w:color="auto"/>
          </w:divBdr>
        </w:div>
        <w:div w:id="1053193698">
          <w:marLeft w:val="0"/>
          <w:marRight w:val="0"/>
          <w:marTop w:val="0"/>
          <w:marBottom w:val="240"/>
          <w:divBdr>
            <w:top w:val="none" w:sz="0" w:space="0" w:color="auto"/>
            <w:left w:val="none" w:sz="0" w:space="0" w:color="auto"/>
            <w:bottom w:val="none" w:sz="0" w:space="0" w:color="auto"/>
            <w:right w:val="none" w:sz="0" w:space="0" w:color="auto"/>
          </w:divBdr>
        </w:div>
        <w:div w:id="262691990">
          <w:marLeft w:val="0"/>
          <w:marRight w:val="0"/>
          <w:marTop w:val="0"/>
          <w:marBottom w:val="240"/>
          <w:divBdr>
            <w:top w:val="none" w:sz="0" w:space="0" w:color="auto"/>
            <w:left w:val="none" w:sz="0" w:space="0" w:color="auto"/>
            <w:bottom w:val="none" w:sz="0" w:space="0" w:color="auto"/>
            <w:right w:val="none" w:sz="0" w:space="0" w:color="auto"/>
          </w:divBdr>
        </w:div>
        <w:div w:id="2013415887">
          <w:marLeft w:val="0"/>
          <w:marRight w:val="0"/>
          <w:marTop w:val="0"/>
          <w:marBottom w:val="0"/>
          <w:divBdr>
            <w:top w:val="none" w:sz="0" w:space="0" w:color="auto"/>
            <w:left w:val="none" w:sz="0" w:space="0" w:color="auto"/>
            <w:bottom w:val="none" w:sz="0" w:space="0" w:color="auto"/>
            <w:right w:val="none" w:sz="0" w:space="0" w:color="auto"/>
          </w:divBdr>
        </w:div>
        <w:div w:id="503782394">
          <w:marLeft w:val="0"/>
          <w:marRight w:val="0"/>
          <w:marTop w:val="0"/>
          <w:marBottom w:val="240"/>
          <w:divBdr>
            <w:top w:val="none" w:sz="0" w:space="0" w:color="auto"/>
            <w:left w:val="none" w:sz="0" w:space="0" w:color="auto"/>
            <w:bottom w:val="none" w:sz="0" w:space="0" w:color="auto"/>
            <w:right w:val="none" w:sz="0" w:space="0" w:color="auto"/>
          </w:divBdr>
        </w:div>
        <w:div w:id="1194733228">
          <w:marLeft w:val="0"/>
          <w:marRight w:val="0"/>
          <w:marTop w:val="0"/>
          <w:marBottom w:val="240"/>
          <w:divBdr>
            <w:top w:val="none" w:sz="0" w:space="0" w:color="auto"/>
            <w:left w:val="none" w:sz="0" w:space="0" w:color="auto"/>
            <w:bottom w:val="none" w:sz="0" w:space="0" w:color="auto"/>
            <w:right w:val="none" w:sz="0" w:space="0" w:color="auto"/>
          </w:divBdr>
        </w:div>
        <w:div w:id="537282403">
          <w:marLeft w:val="0"/>
          <w:marRight w:val="0"/>
          <w:marTop w:val="0"/>
          <w:marBottom w:val="240"/>
          <w:divBdr>
            <w:top w:val="none" w:sz="0" w:space="0" w:color="auto"/>
            <w:left w:val="none" w:sz="0" w:space="0" w:color="auto"/>
            <w:bottom w:val="none" w:sz="0" w:space="0" w:color="auto"/>
            <w:right w:val="none" w:sz="0" w:space="0" w:color="auto"/>
          </w:divBdr>
        </w:div>
        <w:div w:id="883559877">
          <w:marLeft w:val="0"/>
          <w:marRight w:val="0"/>
          <w:marTop w:val="0"/>
          <w:marBottom w:val="0"/>
          <w:divBdr>
            <w:top w:val="none" w:sz="0" w:space="0" w:color="auto"/>
            <w:left w:val="none" w:sz="0" w:space="0" w:color="auto"/>
            <w:bottom w:val="none" w:sz="0" w:space="0" w:color="auto"/>
            <w:right w:val="none" w:sz="0" w:space="0" w:color="auto"/>
          </w:divBdr>
        </w:div>
        <w:div w:id="1016348453">
          <w:marLeft w:val="0"/>
          <w:marRight w:val="0"/>
          <w:marTop w:val="0"/>
          <w:marBottom w:val="240"/>
          <w:divBdr>
            <w:top w:val="none" w:sz="0" w:space="0" w:color="auto"/>
            <w:left w:val="none" w:sz="0" w:space="0" w:color="auto"/>
            <w:bottom w:val="none" w:sz="0" w:space="0" w:color="auto"/>
            <w:right w:val="none" w:sz="0" w:space="0" w:color="auto"/>
          </w:divBdr>
        </w:div>
        <w:div w:id="3290825">
          <w:marLeft w:val="0"/>
          <w:marRight w:val="0"/>
          <w:marTop w:val="0"/>
          <w:marBottom w:val="0"/>
          <w:divBdr>
            <w:top w:val="none" w:sz="0" w:space="0" w:color="auto"/>
            <w:left w:val="none" w:sz="0" w:space="0" w:color="auto"/>
            <w:bottom w:val="none" w:sz="0" w:space="0" w:color="auto"/>
            <w:right w:val="none" w:sz="0" w:space="0" w:color="auto"/>
          </w:divBdr>
        </w:div>
        <w:div w:id="1414012391">
          <w:marLeft w:val="0"/>
          <w:marRight w:val="0"/>
          <w:marTop w:val="0"/>
          <w:marBottom w:val="240"/>
          <w:divBdr>
            <w:top w:val="none" w:sz="0" w:space="0" w:color="auto"/>
            <w:left w:val="none" w:sz="0" w:space="0" w:color="auto"/>
            <w:bottom w:val="none" w:sz="0" w:space="0" w:color="auto"/>
            <w:right w:val="none" w:sz="0" w:space="0" w:color="auto"/>
          </w:divBdr>
        </w:div>
        <w:div w:id="1115561631">
          <w:marLeft w:val="0"/>
          <w:marRight w:val="0"/>
          <w:marTop w:val="0"/>
          <w:marBottom w:val="0"/>
          <w:divBdr>
            <w:top w:val="none" w:sz="0" w:space="0" w:color="auto"/>
            <w:left w:val="none" w:sz="0" w:space="0" w:color="auto"/>
            <w:bottom w:val="none" w:sz="0" w:space="0" w:color="auto"/>
            <w:right w:val="none" w:sz="0" w:space="0" w:color="auto"/>
          </w:divBdr>
        </w:div>
        <w:div w:id="1287084464">
          <w:marLeft w:val="0"/>
          <w:marRight w:val="0"/>
          <w:marTop w:val="0"/>
          <w:marBottom w:val="240"/>
          <w:divBdr>
            <w:top w:val="none" w:sz="0" w:space="0" w:color="auto"/>
            <w:left w:val="none" w:sz="0" w:space="0" w:color="auto"/>
            <w:bottom w:val="none" w:sz="0" w:space="0" w:color="auto"/>
            <w:right w:val="none" w:sz="0" w:space="0" w:color="auto"/>
          </w:divBdr>
        </w:div>
        <w:div w:id="1447919609">
          <w:marLeft w:val="0"/>
          <w:marRight w:val="0"/>
          <w:marTop w:val="0"/>
          <w:marBottom w:val="240"/>
          <w:divBdr>
            <w:top w:val="none" w:sz="0" w:space="0" w:color="auto"/>
            <w:left w:val="none" w:sz="0" w:space="0" w:color="auto"/>
            <w:bottom w:val="none" w:sz="0" w:space="0" w:color="auto"/>
            <w:right w:val="none" w:sz="0" w:space="0" w:color="auto"/>
          </w:divBdr>
        </w:div>
        <w:div w:id="791635422">
          <w:marLeft w:val="0"/>
          <w:marRight w:val="0"/>
          <w:marTop w:val="0"/>
          <w:marBottom w:val="0"/>
          <w:divBdr>
            <w:top w:val="none" w:sz="0" w:space="0" w:color="auto"/>
            <w:left w:val="none" w:sz="0" w:space="0" w:color="auto"/>
            <w:bottom w:val="none" w:sz="0" w:space="0" w:color="auto"/>
            <w:right w:val="none" w:sz="0" w:space="0" w:color="auto"/>
          </w:divBdr>
        </w:div>
      </w:divsChild>
    </w:div>
    <w:div w:id="395207559">
      <w:bodyDiv w:val="1"/>
      <w:marLeft w:val="0"/>
      <w:marRight w:val="0"/>
      <w:marTop w:val="0"/>
      <w:marBottom w:val="0"/>
      <w:divBdr>
        <w:top w:val="none" w:sz="0" w:space="0" w:color="auto"/>
        <w:left w:val="none" w:sz="0" w:space="0" w:color="auto"/>
        <w:bottom w:val="none" w:sz="0" w:space="0" w:color="auto"/>
        <w:right w:val="none" w:sz="0" w:space="0" w:color="auto"/>
      </w:divBdr>
    </w:div>
    <w:div w:id="416250463">
      <w:bodyDiv w:val="1"/>
      <w:marLeft w:val="0"/>
      <w:marRight w:val="0"/>
      <w:marTop w:val="0"/>
      <w:marBottom w:val="0"/>
      <w:divBdr>
        <w:top w:val="none" w:sz="0" w:space="0" w:color="auto"/>
        <w:left w:val="none" w:sz="0" w:space="0" w:color="auto"/>
        <w:bottom w:val="none" w:sz="0" w:space="0" w:color="auto"/>
        <w:right w:val="none" w:sz="0" w:space="0" w:color="auto"/>
      </w:divBdr>
    </w:div>
    <w:div w:id="480118554">
      <w:bodyDiv w:val="1"/>
      <w:marLeft w:val="0"/>
      <w:marRight w:val="0"/>
      <w:marTop w:val="0"/>
      <w:marBottom w:val="0"/>
      <w:divBdr>
        <w:top w:val="none" w:sz="0" w:space="0" w:color="auto"/>
        <w:left w:val="none" w:sz="0" w:space="0" w:color="auto"/>
        <w:bottom w:val="none" w:sz="0" w:space="0" w:color="auto"/>
        <w:right w:val="none" w:sz="0" w:space="0" w:color="auto"/>
      </w:divBdr>
    </w:div>
    <w:div w:id="546336078">
      <w:bodyDiv w:val="1"/>
      <w:marLeft w:val="0"/>
      <w:marRight w:val="0"/>
      <w:marTop w:val="0"/>
      <w:marBottom w:val="0"/>
      <w:divBdr>
        <w:top w:val="none" w:sz="0" w:space="0" w:color="auto"/>
        <w:left w:val="none" w:sz="0" w:space="0" w:color="auto"/>
        <w:bottom w:val="none" w:sz="0" w:space="0" w:color="auto"/>
        <w:right w:val="none" w:sz="0" w:space="0" w:color="auto"/>
      </w:divBdr>
    </w:div>
    <w:div w:id="561140645">
      <w:bodyDiv w:val="1"/>
      <w:marLeft w:val="0"/>
      <w:marRight w:val="0"/>
      <w:marTop w:val="0"/>
      <w:marBottom w:val="0"/>
      <w:divBdr>
        <w:top w:val="none" w:sz="0" w:space="0" w:color="auto"/>
        <w:left w:val="none" w:sz="0" w:space="0" w:color="auto"/>
        <w:bottom w:val="none" w:sz="0" w:space="0" w:color="auto"/>
        <w:right w:val="none" w:sz="0" w:space="0" w:color="auto"/>
      </w:divBdr>
    </w:div>
    <w:div w:id="657344864">
      <w:bodyDiv w:val="1"/>
      <w:marLeft w:val="0"/>
      <w:marRight w:val="0"/>
      <w:marTop w:val="0"/>
      <w:marBottom w:val="0"/>
      <w:divBdr>
        <w:top w:val="none" w:sz="0" w:space="0" w:color="auto"/>
        <w:left w:val="none" w:sz="0" w:space="0" w:color="auto"/>
        <w:bottom w:val="none" w:sz="0" w:space="0" w:color="auto"/>
        <w:right w:val="none" w:sz="0" w:space="0" w:color="auto"/>
      </w:divBdr>
    </w:div>
    <w:div w:id="712771532">
      <w:bodyDiv w:val="1"/>
      <w:marLeft w:val="0"/>
      <w:marRight w:val="0"/>
      <w:marTop w:val="0"/>
      <w:marBottom w:val="0"/>
      <w:divBdr>
        <w:top w:val="none" w:sz="0" w:space="0" w:color="auto"/>
        <w:left w:val="none" w:sz="0" w:space="0" w:color="auto"/>
        <w:bottom w:val="none" w:sz="0" w:space="0" w:color="auto"/>
        <w:right w:val="none" w:sz="0" w:space="0" w:color="auto"/>
      </w:divBdr>
    </w:div>
    <w:div w:id="924614179">
      <w:bodyDiv w:val="1"/>
      <w:marLeft w:val="0"/>
      <w:marRight w:val="0"/>
      <w:marTop w:val="0"/>
      <w:marBottom w:val="0"/>
      <w:divBdr>
        <w:top w:val="none" w:sz="0" w:space="0" w:color="auto"/>
        <w:left w:val="none" w:sz="0" w:space="0" w:color="auto"/>
        <w:bottom w:val="none" w:sz="0" w:space="0" w:color="auto"/>
        <w:right w:val="none" w:sz="0" w:space="0" w:color="auto"/>
      </w:divBdr>
    </w:div>
    <w:div w:id="966744065">
      <w:bodyDiv w:val="1"/>
      <w:marLeft w:val="0"/>
      <w:marRight w:val="0"/>
      <w:marTop w:val="0"/>
      <w:marBottom w:val="0"/>
      <w:divBdr>
        <w:top w:val="none" w:sz="0" w:space="0" w:color="auto"/>
        <w:left w:val="none" w:sz="0" w:space="0" w:color="auto"/>
        <w:bottom w:val="none" w:sz="0" w:space="0" w:color="auto"/>
        <w:right w:val="none" w:sz="0" w:space="0" w:color="auto"/>
      </w:divBdr>
      <w:divsChild>
        <w:div w:id="1285842936">
          <w:marLeft w:val="0"/>
          <w:marRight w:val="0"/>
          <w:marTop w:val="0"/>
          <w:marBottom w:val="0"/>
          <w:divBdr>
            <w:top w:val="none" w:sz="0" w:space="0" w:color="auto"/>
            <w:left w:val="none" w:sz="0" w:space="0" w:color="auto"/>
            <w:bottom w:val="none" w:sz="0" w:space="0" w:color="auto"/>
            <w:right w:val="none" w:sz="0" w:space="0" w:color="auto"/>
          </w:divBdr>
          <w:divsChild>
            <w:div w:id="1845239349">
              <w:marLeft w:val="0"/>
              <w:marRight w:val="0"/>
              <w:marTop w:val="0"/>
              <w:marBottom w:val="0"/>
              <w:divBdr>
                <w:top w:val="none" w:sz="0" w:space="0" w:color="auto"/>
                <w:left w:val="none" w:sz="0" w:space="0" w:color="auto"/>
                <w:bottom w:val="none" w:sz="0" w:space="0" w:color="auto"/>
                <w:right w:val="none" w:sz="0" w:space="0" w:color="auto"/>
              </w:divBdr>
            </w:div>
            <w:div w:id="197809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94886">
      <w:bodyDiv w:val="1"/>
      <w:marLeft w:val="0"/>
      <w:marRight w:val="0"/>
      <w:marTop w:val="0"/>
      <w:marBottom w:val="0"/>
      <w:divBdr>
        <w:top w:val="none" w:sz="0" w:space="0" w:color="auto"/>
        <w:left w:val="none" w:sz="0" w:space="0" w:color="auto"/>
        <w:bottom w:val="none" w:sz="0" w:space="0" w:color="auto"/>
        <w:right w:val="none" w:sz="0" w:space="0" w:color="auto"/>
      </w:divBdr>
    </w:div>
    <w:div w:id="1066490866">
      <w:bodyDiv w:val="1"/>
      <w:marLeft w:val="0"/>
      <w:marRight w:val="0"/>
      <w:marTop w:val="0"/>
      <w:marBottom w:val="0"/>
      <w:divBdr>
        <w:top w:val="none" w:sz="0" w:space="0" w:color="auto"/>
        <w:left w:val="none" w:sz="0" w:space="0" w:color="auto"/>
        <w:bottom w:val="none" w:sz="0" w:space="0" w:color="auto"/>
        <w:right w:val="none" w:sz="0" w:space="0" w:color="auto"/>
      </w:divBdr>
    </w:div>
    <w:div w:id="1080445629">
      <w:bodyDiv w:val="1"/>
      <w:marLeft w:val="0"/>
      <w:marRight w:val="0"/>
      <w:marTop w:val="0"/>
      <w:marBottom w:val="0"/>
      <w:divBdr>
        <w:top w:val="none" w:sz="0" w:space="0" w:color="auto"/>
        <w:left w:val="none" w:sz="0" w:space="0" w:color="auto"/>
        <w:bottom w:val="none" w:sz="0" w:space="0" w:color="auto"/>
        <w:right w:val="none" w:sz="0" w:space="0" w:color="auto"/>
      </w:divBdr>
      <w:divsChild>
        <w:div w:id="1794253578">
          <w:marLeft w:val="0"/>
          <w:marRight w:val="0"/>
          <w:marTop w:val="0"/>
          <w:marBottom w:val="240"/>
          <w:divBdr>
            <w:top w:val="none" w:sz="0" w:space="0" w:color="auto"/>
            <w:left w:val="none" w:sz="0" w:space="0" w:color="auto"/>
            <w:bottom w:val="none" w:sz="0" w:space="0" w:color="auto"/>
            <w:right w:val="none" w:sz="0" w:space="0" w:color="auto"/>
          </w:divBdr>
        </w:div>
        <w:div w:id="1352032777">
          <w:marLeft w:val="0"/>
          <w:marRight w:val="0"/>
          <w:marTop w:val="0"/>
          <w:marBottom w:val="240"/>
          <w:divBdr>
            <w:top w:val="none" w:sz="0" w:space="0" w:color="auto"/>
            <w:left w:val="none" w:sz="0" w:space="0" w:color="auto"/>
            <w:bottom w:val="none" w:sz="0" w:space="0" w:color="auto"/>
            <w:right w:val="none" w:sz="0" w:space="0" w:color="auto"/>
          </w:divBdr>
        </w:div>
        <w:div w:id="173304999">
          <w:marLeft w:val="0"/>
          <w:marRight w:val="0"/>
          <w:marTop w:val="0"/>
          <w:marBottom w:val="0"/>
          <w:divBdr>
            <w:top w:val="none" w:sz="0" w:space="0" w:color="auto"/>
            <w:left w:val="none" w:sz="0" w:space="0" w:color="auto"/>
            <w:bottom w:val="none" w:sz="0" w:space="0" w:color="auto"/>
            <w:right w:val="none" w:sz="0" w:space="0" w:color="auto"/>
          </w:divBdr>
        </w:div>
        <w:div w:id="1701932264">
          <w:marLeft w:val="0"/>
          <w:marRight w:val="0"/>
          <w:marTop w:val="0"/>
          <w:marBottom w:val="240"/>
          <w:divBdr>
            <w:top w:val="none" w:sz="0" w:space="0" w:color="auto"/>
            <w:left w:val="none" w:sz="0" w:space="0" w:color="auto"/>
            <w:bottom w:val="none" w:sz="0" w:space="0" w:color="auto"/>
            <w:right w:val="none" w:sz="0" w:space="0" w:color="auto"/>
          </w:divBdr>
        </w:div>
        <w:div w:id="831531350">
          <w:marLeft w:val="0"/>
          <w:marRight w:val="0"/>
          <w:marTop w:val="0"/>
          <w:marBottom w:val="0"/>
          <w:divBdr>
            <w:top w:val="none" w:sz="0" w:space="0" w:color="auto"/>
            <w:left w:val="none" w:sz="0" w:space="0" w:color="auto"/>
            <w:bottom w:val="none" w:sz="0" w:space="0" w:color="auto"/>
            <w:right w:val="none" w:sz="0" w:space="0" w:color="auto"/>
          </w:divBdr>
        </w:div>
        <w:div w:id="1392776077">
          <w:marLeft w:val="0"/>
          <w:marRight w:val="0"/>
          <w:marTop w:val="0"/>
          <w:marBottom w:val="240"/>
          <w:divBdr>
            <w:top w:val="none" w:sz="0" w:space="0" w:color="auto"/>
            <w:left w:val="none" w:sz="0" w:space="0" w:color="auto"/>
            <w:bottom w:val="none" w:sz="0" w:space="0" w:color="auto"/>
            <w:right w:val="none" w:sz="0" w:space="0" w:color="auto"/>
          </w:divBdr>
        </w:div>
        <w:div w:id="230653197">
          <w:marLeft w:val="0"/>
          <w:marRight w:val="0"/>
          <w:marTop w:val="0"/>
          <w:marBottom w:val="240"/>
          <w:divBdr>
            <w:top w:val="none" w:sz="0" w:space="0" w:color="auto"/>
            <w:left w:val="none" w:sz="0" w:space="0" w:color="auto"/>
            <w:bottom w:val="none" w:sz="0" w:space="0" w:color="auto"/>
            <w:right w:val="none" w:sz="0" w:space="0" w:color="auto"/>
          </w:divBdr>
        </w:div>
        <w:div w:id="2002587436">
          <w:marLeft w:val="0"/>
          <w:marRight w:val="0"/>
          <w:marTop w:val="0"/>
          <w:marBottom w:val="0"/>
          <w:divBdr>
            <w:top w:val="none" w:sz="0" w:space="0" w:color="auto"/>
            <w:left w:val="none" w:sz="0" w:space="0" w:color="auto"/>
            <w:bottom w:val="none" w:sz="0" w:space="0" w:color="auto"/>
            <w:right w:val="none" w:sz="0" w:space="0" w:color="auto"/>
          </w:divBdr>
        </w:div>
        <w:div w:id="196506078">
          <w:marLeft w:val="0"/>
          <w:marRight w:val="0"/>
          <w:marTop w:val="0"/>
          <w:marBottom w:val="240"/>
          <w:divBdr>
            <w:top w:val="none" w:sz="0" w:space="0" w:color="auto"/>
            <w:left w:val="none" w:sz="0" w:space="0" w:color="auto"/>
            <w:bottom w:val="none" w:sz="0" w:space="0" w:color="auto"/>
            <w:right w:val="none" w:sz="0" w:space="0" w:color="auto"/>
          </w:divBdr>
        </w:div>
        <w:div w:id="2016030149">
          <w:marLeft w:val="0"/>
          <w:marRight w:val="0"/>
          <w:marTop w:val="0"/>
          <w:marBottom w:val="240"/>
          <w:divBdr>
            <w:top w:val="none" w:sz="0" w:space="0" w:color="auto"/>
            <w:left w:val="none" w:sz="0" w:space="0" w:color="auto"/>
            <w:bottom w:val="none" w:sz="0" w:space="0" w:color="auto"/>
            <w:right w:val="none" w:sz="0" w:space="0" w:color="auto"/>
          </w:divBdr>
        </w:div>
        <w:div w:id="1674601475">
          <w:marLeft w:val="0"/>
          <w:marRight w:val="0"/>
          <w:marTop w:val="0"/>
          <w:marBottom w:val="240"/>
          <w:divBdr>
            <w:top w:val="none" w:sz="0" w:space="0" w:color="auto"/>
            <w:left w:val="none" w:sz="0" w:space="0" w:color="auto"/>
            <w:bottom w:val="none" w:sz="0" w:space="0" w:color="auto"/>
            <w:right w:val="none" w:sz="0" w:space="0" w:color="auto"/>
          </w:divBdr>
        </w:div>
        <w:div w:id="1737315764">
          <w:marLeft w:val="0"/>
          <w:marRight w:val="0"/>
          <w:marTop w:val="0"/>
          <w:marBottom w:val="0"/>
          <w:divBdr>
            <w:top w:val="none" w:sz="0" w:space="0" w:color="auto"/>
            <w:left w:val="none" w:sz="0" w:space="0" w:color="auto"/>
            <w:bottom w:val="none" w:sz="0" w:space="0" w:color="auto"/>
            <w:right w:val="none" w:sz="0" w:space="0" w:color="auto"/>
          </w:divBdr>
        </w:div>
        <w:div w:id="157771972">
          <w:marLeft w:val="0"/>
          <w:marRight w:val="0"/>
          <w:marTop w:val="0"/>
          <w:marBottom w:val="240"/>
          <w:divBdr>
            <w:top w:val="none" w:sz="0" w:space="0" w:color="auto"/>
            <w:left w:val="none" w:sz="0" w:space="0" w:color="auto"/>
            <w:bottom w:val="none" w:sz="0" w:space="0" w:color="auto"/>
            <w:right w:val="none" w:sz="0" w:space="0" w:color="auto"/>
          </w:divBdr>
        </w:div>
        <w:div w:id="1039862976">
          <w:marLeft w:val="0"/>
          <w:marRight w:val="0"/>
          <w:marTop w:val="0"/>
          <w:marBottom w:val="240"/>
          <w:divBdr>
            <w:top w:val="none" w:sz="0" w:space="0" w:color="auto"/>
            <w:left w:val="none" w:sz="0" w:space="0" w:color="auto"/>
            <w:bottom w:val="none" w:sz="0" w:space="0" w:color="auto"/>
            <w:right w:val="none" w:sz="0" w:space="0" w:color="auto"/>
          </w:divBdr>
        </w:div>
        <w:div w:id="951785714">
          <w:marLeft w:val="0"/>
          <w:marRight w:val="0"/>
          <w:marTop w:val="0"/>
          <w:marBottom w:val="240"/>
          <w:divBdr>
            <w:top w:val="none" w:sz="0" w:space="0" w:color="auto"/>
            <w:left w:val="none" w:sz="0" w:space="0" w:color="auto"/>
            <w:bottom w:val="none" w:sz="0" w:space="0" w:color="auto"/>
            <w:right w:val="none" w:sz="0" w:space="0" w:color="auto"/>
          </w:divBdr>
        </w:div>
        <w:div w:id="6912527">
          <w:marLeft w:val="0"/>
          <w:marRight w:val="0"/>
          <w:marTop w:val="0"/>
          <w:marBottom w:val="0"/>
          <w:divBdr>
            <w:top w:val="none" w:sz="0" w:space="0" w:color="auto"/>
            <w:left w:val="none" w:sz="0" w:space="0" w:color="auto"/>
            <w:bottom w:val="none" w:sz="0" w:space="0" w:color="auto"/>
            <w:right w:val="none" w:sz="0" w:space="0" w:color="auto"/>
          </w:divBdr>
        </w:div>
        <w:div w:id="1030499228">
          <w:marLeft w:val="0"/>
          <w:marRight w:val="0"/>
          <w:marTop w:val="0"/>
          <w:marBottom w:val="240"/>
          <w:divBdr>
            <w:top w:val="none" w:sz="0" w:space="0" w:color="auto"/>
            <w:left w:val="none" w:sz="0" w:space="0" w:color="auto"/>
            <w:bottom w:val="none" w:sz="0" w:space="0" w:color="auto"/>
            <w:right w:val="none" w:sz="0" w:space="0" w:color="auto"/>
          </w:divBdr>
        </w:div>
        <w:div w:id="45223396">
          <w:marLeft w:val="0"/>
          <w:marRight w:val="0"/>
          <w:marTop w:val="0"/>
          <w:marBottom w:val="0"/>
          <w:divBdr>
            <w:top w:val="none" w:sz="0" w:space="0" w:color="auto"/>
            <w:left w:val="none" w:sz="0" w:space="0" w:color="auto"/>
            <w:bottom w:val="none" w:sz="0" w:space="0" w:color="auto"/>
            <w:right w:val="none" w:sz="0" w:space="0" w:color="auto"/>
          </w:divBdr>
        </w:div>
        <w:div w:id="5207653">
          <w:marLeft w:val="0"/>
          <w:marRight w:val="0"/>
          <w:marTop w:val="0"/>
          <w:marBottom w:val="240"/>
          <w:divBdr>
            <w:top w:val="none" w:sz="0" w:space="0" w:color="auto"/>
            <w:left w:val="none" w:sz="0" w:space="0" w:color="auto"/>
            <w:bottom w:val="none" w:sz="0" w:space="0" w:color="auto"/>
            <w:right w:val="none" w:sz="0" w:space="0" w:color="auto"/>
          </w:divBdr>
        </w:div>
        <w:div w:id="1047486193">
          <w:marLeft w:val="0"/>
          <w:marRight w:val="0"/>
          <w:marTop w:val="0"/>
          <w:marBottom w:val="0"/>
          <w:divBdr>
            <w:top w:val="none" w:sz="0" w:space="0" w:color="auto"/>
            <w:left w:val="none" w:sz="0" w:space="0" w:color="auto"/>
            <w:bottom w:val="none" w:sz="0" w:space="0" w:color="auto"/>
            <w:right w:val="none" w:sz="0" w:space="0" w:color="auto"/>
          </w:divBdr>
        </w:div>
        <w:div w:id="1500074613">
          <w:marLeft w:val="0"/>
          <w:marRight w:val="0"/>
          <w:marTop w:val="0"/>
          <w:marBottom w:val="240"/>
          <w:divBdr>
            <w:top w:val="none" w:sz="0" w:space="0" w:color="auto"/>
            <w:left w:val="none" w:sz="0" w:space="0" w:color="auto"/>
            <w:bottom w:val="none" w:sz="0" w:space="0" w:color="auto"/>
            <w:right w:val="none" w:sz="0" w:space="0" w:color="auto"/>
          </w:divBdr>
        </w:div>
        <w:div w:id="1750612057">
          <w:marLeft w:val="0"/>
          <w:marRight w:val="0"/>
          <w:marTop w:val="0"/>
          <w:marBottom w:val="240"/>
          <w:divBdr>
            <w:top w:val="none" w:sz="0" w:space="0" w:color="auto"/>
            <w:left w:val="none" w:sz="0" w:space="0" w:color="auto"/>
            <w:bottom w:val="none" w:sz="0" w:space="0" w:color="auto"/>
            <w:right w:val="none" w:sz="0" w:space="0" w:color="auto"/>
          </w:divBdr>
        </w:div>
        <w:div w:id="1415281651">
          <w:marLeft w:val="0"/>
          <w:marRight w:val="0"/>
          <w:marTop w:val="0"/>
          <w:marBottom w:val="0"/>
          <w:divBdr>
            <w:top w:val="none" w:sz="0" w:space="0" w:color="auto"/>
            <w:left w:val="none" w:sz="0" w:space="0" w:color="auto"/>
            <w:bottom w:val="none" w:sz="0" w:space="0" w:color="auto"/>
            <w:right w:val="none" w:sz="0" w:space="0" w:color="auto"/>
          </w:divBdr>
        </w:div>
      </w:divsChild>
    </w:div>
    <w:div w:id="1083650911">
      <w:bodyDiv w:val="1"/>
      <w:marLeft w:val="0"/>
      <w:marRight w:val="0"/>
      <w:marTop w:val="0"/>
      <w:marBottom w:val="0"/>
      <w:divBdr>
        <w:top w:val="none" w:sz="0" w:space="0" w:color="auto"/>
        <w:left w:val="none" w:sz="0" w:space="0" w:color="auto"/>
        <w:bottom w:val="none" w:sz="0" w:space="0" w:color="auto"/>
        <w:right w:val="none" w:sz="0" w:space="0" w:color="auto"/>
      </w:divBdr>
      <w:divsChild>
        <w:div w:id="549847175">
          <w:marLeft w:val="0"/>
          <w:marRight w:val="0"/>
          <w:marTop w:val="0"/>
          <w:marBottom w:val="0"/>
          <w:divBdr>
            <w:top w:val="none" w:sz="0" w:space="0" w:color="auto"/>
            <w:left w:val="none" w:sz="0" w:space="0" w:color="auto"/>
            <w:bottom w:val="none" w:sz="0" w:space="0" w:color="auto"/>
            <w:right w:val="none" w:sz="0" w:space="0" w:color="auto"/>
          </w:divBdr>
          <w:divsChild>
            <w:div w:id="227692857">
              <w:marLeft w:val="0"/>
              <w:marRight w:val="0"/>
              <w:marTop w:val="0"/>
              <w:marBottom w:val="0"/>
              <w:divBdr>
                <w:top w:val="none" w:sz="0" w:space="0" w:color="auto"/>
                <w:left w:val="none" w:sz="0" w:space="0" w:color="auto"/>
                <w:bottom w:val="none" w:sz="0" w:space="0" w:color="auto"/>
                <w:right w:val="none" w:sz="0" w:space="0" w:color="auto"/>
              </w:divBdr>
            </w:div>
            <w:div w:id="46308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3583">
      <w:bodyDiv w:val="1"/>
      <w:marLeft w:val="0"/>
      <w:marRight w:val="0"/>
      <w:marTop w:val="0"/>
      <w:marBottom w:val="0"/>
      <w:divBdr>
        <w:top w:val="none" w:sz="0" w:space="0" w:color="auto"/>
        <w:left w:val="none" w:sz="0" w:space="0" w:color="auto"/>
        <w:bottom w:val="none" w:sz="0" w:space="0" w:color="auto"/>
        <w:right w:val="none" w:sz="0" w:space="0" w:color="auto"/>
      </w:divBdr>
    </w:div>
    <w:div w:id="1187131762">
      <w:bodyDiv w:val="1"/>
      <w:marLeft w:val="0"/>
      <w:marRight w:val="0"/>
      <w:marTop w:val="0"/>
      <w:marBottom w:val="0"/>
      <w:divBdr>
        <w:top w:val="none" w:sz="0" w:space="0" w:color="auto"/>
        <w:left w:val="none" w:sz="0" w:space="0" w:color="auto"/>
        <w:bottom w:val="none" w:sz="0" w:space="0" w:color="auto"/>
        <w:right w:val="none" w:sz="0" w:space="0" w:color="auto"/>
      </w:divBdr>
    </w:div>
    <w:div w:id="1192765863">
      <w:bodyDiv w:val="1"/>
      <w:marLeft w:val="0"/>
      <w:marRight w:val="0"/>
      <w:marTop w:val="0"/>
      <w:marBottom w:val="0"/>
      <w:divBdr>
        <w:top w:val="none" w:sz="0" w:space="0" w:color="auto"/>
        <w:left w:val="none" w:sz="0" w:space="0" w:color="auto"/>
        <w:bottom w:val="none" w:sz="0" w:space="0" w:color="auto"/>
        <w:right w:val="none" w:sz="0" w:space="0" w:color="auto"/>
      </w:divBdr>
    </w:div>
    <w:div w:id="1201864825">
      <w:bodyDiv w:val="1"/>
      <w:marLeft w:val="0"/>
      <w:marRight w:val="0"/>
      <w:marTop w:val="0"/>
      <w:marBottom w:val="0"/>
      <w:divBdr>
        <w:top w:val="none" w:sz="0" w:space="0" w:color="auto"/>
        <w:left w:val="none" w:sz="0" w:space="0" w:color="auto"/>
        <w:bottom w:val="none" w:sz="0" w:space="0" w:color="auto"/>
        <w:right w:val="none" w:sz="0" w:space="0" w:color="auto"/>
      </w:divBdr>
    </w:div>
    <w:div w:id="1206137010">
      <w:bodyDiv w:val="1"/>
      <w:marLeft w:val="0"/>
      <w:marRight w:val="0"/>
      <w:marTop w:val="0"/>
      <w:marBottom w:val="0"/>
      <w:divBdr>
        <w:top w:val="none" w:sz="0" w:space="0" w:color="auto"/>
        <w:left w:val="none" w:sz="0" w:space="0" w:color="auto"/>
        <w:bottom w:val="none" w:sz="0" w:space="0" w:color="auto"/>
        <w:right w:val="none" w:sz="0" w:space="0" w:color="auto"/>
      </w:divBdr>
    </w:div>
    <w:div w:id="1328635958">
      <w:bodyDiv w:val="1"/>
      <w:marLeft w:val="0"/>
      <w:marRight w:val="0"/>
      <w:marTop w:val="0"/>
      <w:marBottom w:val="0"/>
      <w:divBdr>
        <w:top w:val="none" w:sz="0" w:space="0" w:color="auto"/>
        <w:left w:val="none" w:sz="0" w:space="0" w:color="auto"/>
        <w:bottom w:val="none" w:sz="0" w:space="0" w:color="auto"/>
        <w:right w:val="none" w:sz="0" w:space="0" w:color="auto"/>
      </w:divBdr>
    </w:div>
    <w:div w:id="1359507340">
      <w:bodyDiv w:val="1"/>
      <w:marLeft w:val="0"/>
      <w:marRight w:val="0"/>
      <w:marTop w:val="0"/>
      <w:marBottom w:val="0"/>
      <w:divBdr>
        <w:top w:val="none" w:sz="0" w:space="0" w:color="auto"/>
        <w:left w:val="none" w:sz="0" w:space="0" w:color="auto"/>
        <w:bottom w:val="none" w:sz="0" w:space="0" w:color="auto"/>
        <w:right w:val="none" w:sz="0" w:space="0" w:color="auto"/>
      </w:divBdr>
    </w:div>
    <w:div w:id="1394355933">
      <w:bodyDiv w:val="1"/>
      <w:marLeft w:val="0"/>
      <w:marRight w:val="0"/>
      <w:marTop w:val="0"/>
      <w:marBottom w:val="0"/>
      <w:divBdr>
        <w:top w:val="none" w:sz="0" w:space="0" w:color="auto"/>
        <w:left w:val="none" w:sz="0" w:space="0" w:color="auto"/>
        <w:bottom w:val="none" w:sz="0" w:space="0" w:color="auto"/>
        <w:right w:val="none" w:sz="0" w:space="0" w:color="auto"/>
      </w:divBdr>
    </w:div>
    <w:div w:id="1400053781">
      <w:bodyDiv w:val="1"/>
      <w:marLeft w:val="0"/>
      <w:marRight w:val="0"/>
      <w:marTop w:val="0"/>
      <w:marBottom w:val="0"/>
      <w:divBdr>
        <w:top w:val="none" w:sz="0" w:space="0" w:color="auto"/>
        <w:left w:val="none" w:sz="0" w:space="0" w:color="auto"/>
        <w:bottom w:val="none" w:sz="0" w:space="0" w:color="auto"/>
        <w:right w:val="none" w:sz="0" w:space="0" w:color="auto"/>
      </w:divBdr>
      <w:divsChild>
        <w:div w:id="449400051">
          <w:marLeft w:val="0"/>
          <w:marRight w:val="0"/>
          <w:marTop w:val="0"/>
          <w:marBottom w:val="0"/>
          <w:divBdr>
            <w:top w:val="none" w:sz="0" w:space="0" w:color="auto"/>
            <w:left w:val="none" w:sz="0" w:space="0" w:color="auto"/>
            <w:bottom w:val="none" w:sz="0" w:space="0" w:color="auto"/>
            <w:right w:val="none" w:sz="0" w:space="0" w:color="auto"/>
          </w:divBdr>
        </w:div>
        <w:div w:id="679745918">
          <w:marLeft w:val="0"/>
          <w:marRight w:val="0"/>
          <w:marTop w:val="0"/>
          <w:marBottom w:val="0"/>
          <w:divBdr>
            <w:top w:val="none" w:sz="0" w:space="0" w:color="auto"/>
            <w:left w:val="none" w:sz="0" w:space="0" w:color="auto"/>
            <w:bottom w:val="none" w:sz="0" w:space="0" w:color="auto"/>
            <w:right w:val="none" w:sz="0" w:space="0" w:color="auto"/>
          </w:divBdr>
        </w:div>
        <w:div w:id="2086032018">
          <w:marLeft w:val="0"/>
          <w:marRight w:val="0"/>
          <w:marTop w:val="0"/>
          <w:marBottom w:val="0"/>
          <w:divBdr>
            <w:top w:val="none" w:sz="0" w:space="0" w:color="auto"/>
            <w:left w:val="none" w:sz="0" w:space="0" w:color="auto"/>
            <w:bottom w:val="none" w:sz="0" w:space="0" w:color="auto"/>
            <w:right w:val="none" w:sz="0" w:space="0" w:color="auto"/>
          </w:divBdr>
        </w:div>
        <w:div w:id="1537044858">
          <w:marLeft w:val="0"/>
          <w:marRight w:val="0"/>
          <w:marTop w:val="0"/>
          <w:marBottom w:val="0"/>
          <w:divBdr>
            <w:top w:val="none" w:sz="0" w:space="0" w:color="auto"/>
            <w:left w:val="none" w:sz="0" w:space="0" w:color="auto"/>
            <w:bottom w:val="none" w:sz="0" w:space="0" w:color="auto"/>
            <w:right w:val="none" w:sz="0" w:space="0" w:color="auto"/>
          </w:divBdr>
        </w:div>
        <w:div w:id="47799734">
          <w:marLeft w:val="0"/>
          <w:marRight w:val="0"/>
          <w:marTop w:val="0"/>
          <w:marBottom w:val="0"/>
          <w:divBdr>
            <w:top w:val="none" w:sz="0" w:space="0" w:color="auto"/>
            <w:left w:val="none" w:sz="0" w:space="0" w:color="auto"/>
            <w:bottom w:val="none" w:sz="0" w:space="0" w:color="auto"/>
            <w:right w:val="none" w:sz="0" w:space="0" w:color="auto"/>
          </w:divBdr>
        </w:div>
        <w:div w:id="857428904">
          <w:marLeft w:val="0"/>
          <w:marRight w:val="0"/>
          <w:marTop w:val="0"/>
          <w:marBottom w:val="0"/>
          <w:divBdr>
            <w:top w:val="none" w:sz="0" w:space="0" w:color="auto"/>
            <w:left w:val="none" w:sz="0" w:space="0" w:color="auto"/>
            <w:bottom w:val="none" w:sz="0" w:space="0" w:color="auto"/>
            <w:right w:val="none" w:sz="0" w:space="0" w:color="auto"/>
          </w:divBdr>
        </w:div>
        <w:div w:id="1734884488">
          <w:marLeft w:val="0"/>
          <w:marRight w:val="0"/>
          <w:marTop w:val="0"/>
          <w:marBottom w:val="0"/>
          <w:divBdr>
            <w:top w:val="none" w:sz="0" w:space="0" w:color="auto"/>
            <w:left w:val="none" w:sz="0" w:space="0" w:color="auto"/>
            <w:bottom w:val="none" w:sz="0" w:space="0" w:color="auto"/>
            <w:right w:val="none" w:sz="0" w:space="0" w:color="auto"/>
          </w:divBdr>
        </w:div>
        <w:div w:id="1519655943">
          <w:marLeft w:val="0"/>
          <w:marRight w:val="0"/>
          <w:marTop w:val="0"/>
          <w:marBottom w:val="0"/>
          <w:divBdr>
            <w:top w:val="none" w:sz="0" w:space="0" w:color="auto"/>
            <w:left w:val="none" w:sz="0" w:space="0" w:color="auto"/>
            <w:bottom w:val="none" w:sz="0" w:space="0" w:color="auto"/>
            <w:right w:val="none" w:sz="0" w:space="0" w:color="auto"/>
          </w:divBdr>
        </w:div>
        <w:div w:id="1226407357">
          <w:marLeft w:val="0"/>
          <w:marRight w:val="0"/>
          <w:marTop w:val="0"/>
          <w:marBottom w:val="0"/>
          <w:divBdr>
            <w:top w:val="none" w:sz="0" w:space="0" w:color="auto"/>
            <w:left w:val="none" w:sz="0" w:space="0" w:color="auto"/>
            <w:bottom w:val="none" w:sz="0" w:space="0" w:color="auto"/>
            <w:right w:val="none" w:sz="0" w:space="0" w:color="auto"/>
          </w:divBdr>
        </w:div>
        <w:div w:id="1606184243">
          <w:marLeft w:val="0"/>
          <w:marRight w:val="0"/>
          <w:marTop w:val="0"/>
          <w:marBottom w:val="0"/>
          <w:divBdr>
            <w:top w:val="none" w:sz="0" w:space="0" w:color="auto"/>
            <w:left w:val="none" w:sz="0" w:space="0" w:color="auto"/>
            <w:bottom w:val="none" w:sz="0" w:space="0" w:color="auto"/>
            <w:right w:val="none" w:sz="0" w:space="0" w:color="auto"/>
          </w:divBdr>
        </w:div>
        <w:div w:id="1483497619">
          <w:marLeft w:val="0"/>
          <w:marRight w:val="0"/>
          <w:marTop w:val="0"/>
          <w:marBottom w:val="0"/>
          <w:divBdr>
            <w:top w:val="none" w:sz="0" w:space="0" w:color="auto"/>
            <w:left w:val="none" w:sz="0" w:space="0" w:color="auto"/>
            <w:bottom w:val="none" w:sz="0" w:space="0" w:color="auto"/>
            <w:right w:val="none" w:sz="0" w:space="0" w:color="auto"/>
          </w:divBdr>
        </w:div>
        <w:div w:id="308557219">
          <w:marLeft w:val="0"/>
          <w:marRight w:val="0"/>
          <w:marTop w:val="0"/>
          <w:marBottom w:val="0"/>
          <w:divBdr>
            <w:top w:val="none" w:sz="0" w:space="0" w:color="auto"/>
            <w:left w:val="none" w:sz="0" w:space="0" w:color="auto"/>
            <w:bottom w:val="none" w:sz="0" w:space="0" w:color="auto"/>
            <w:right w:val="none" w:sz="0" w:space="0" w:color="auto"/>
          </w:divBdr>
        </w:div>
      </w:divsChild>
    </w:div>
    <w:div w:id="1454400607">
      <w:bodyDiv w:val="1"/>
      <w:marLeft w:val="0"/>
      <w:marRight w:val="0"/>
      <w:marTop w:val="0"/>
      <w:marBottom w:val="0"/>
      <w:divBdr>
        <w:top w:val="none" w:sz="0" w:space="0" w:color="auto"/>
        <w:left w:val="none" w:sz="0" w:space="0" w:color="auto"/>
        <w:bottom w:val="none" w:sz="0" w:space="0" w:color="auto"/>
        <w:right w:val="none" w:sz="0" w:space="0" w:color="auto"/>
      </w:divBdr>
      <w:divsChild>
        <w:div w:id="880823127">
          <w:marLeft w:val="0"/>
          <w:marRight w:val="0"/>
          <w:marTop w:val="0"/>
          <w:marBottom w:val="0"/>
          <w:divBdr>
            <w:top w:val="none" w:sz="0" w:space="0" w:color="auto"/>
            <w:left w:val="none" w:sz="0" w:space="0" w:color="auto"/>
            <w:bottom w:val="none" w:sz="0" w:space="0" w:color="auto"/>
            <w:right w:val="none" w:sz="0" w:space="0" w:color="auto"/>
          </w:divBdr>
          <w:divsChild>
            <w:div w:id="1882084466">
              <w:marLeft w:val="0"/>
              <w:marRight w:val="0"/>
              <w:marTop w:val="0"/>
              <w:marBottom w:val="0"/>
              <w:divBdr>
                <w:top w:val="none" w:sz="0" w:space="0" w:color="auto"/>
                <w:left w:val="none" w:sz="0" w:space="0" w:color="auto"/>
                <w:bottom w:val="none" w:sz="0" w:space="0" w:color="auto"/>
                <w:right w:val="none" w:sz="0" w:space="0" w:color="auto"/>
              </w:divBdr>
            </w:div>
            <w:div w:id="112801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033">
      <w:bodyDiv w:val="1"/>
      <w:marLeft w:val="0"/>
      <w:marRight w:val="0"/>
      <w:marTop w:val="0"/>
      <w:marBottom w:val="0"/>
      <w:divBdr>
        <w:top w:val="none" w:sz="0" w:space="0" w:color="auto"/>
        <w:left w:val="none" w:sz="0" w:space="0" w:color="auto"/>
        <w:bottom w:val="none" w:sz="0" w:space="0" w:color="auto"/>
        <w:right w:val="none" w:sz="0" w:space="0" w:color="auto"/>
      </w:divBdr>
    </w:div>
    <w:div w:id="1487895075">
      <w:bodyDiv w:val="1"/>
      <w:marLeft w:val="0"/>
      <w:marRight w:val="0"/>
      <w:marTop w:val="0"/>
      <w:marBottom w:val="0"/>
      <w:divBdr>
        <w:top w:val="none" w:sz="0" w:space="0" w:color="auto"/>
        <w:left w:val="none" w:sz="0" w:space="0" w:color="auto"/>
        <w:bottom w:val="none" w:sz="0" w:space="0" w:color="auto"/>
        <w:right w:val="none" w:sz="0" w:space="0" w:color="auto"/>
      </w:divBdr>
    </w:div>
    <w:div w:id="1549537650">
      <w:bodyDiv w:val="1"/>
      <w:marLeft w:val="0"/>
      <w:marRight w:val="0"/>
      <w:marTop w:val="0"/>
      <w:marBottom w:val="0"/>
      <w:divBdr>
        <w:top w:val="none" w:sz="0" w:space="0" w:color="auto"/>
        <w:left w:val="none" w:sz="0" w:space="0" w:color="auto"/>
        <w:bottom w:val="none" w:sz="0" w:space="0" w:color="auto"/>
        <w:right w:val="none" w:sz="0" w:space="0" w:color="auto"/>
      </w:divBdr>
    </w:div>
    <w:div w:id="1606689804">
      <w:bodyDiv w:val="1"/>
      <w:marLeft w:val="0"/>
      <w:marRight w:val="0"/>
      <w:marTop w:val="0"/>
      <w:marBottom w:val="0"/>
      <w:divBdr>
        <w:top w:val="none" w:sz="0" w:space="0" w:color="auto"/>
        <w:left w:val="none" w:sz="0" w:space="0" w:color="auto"/>
        <w:bottom w:val="none" w:sz="0" w:space="0" w:color="auto"/>
        <w:right w:val="none" w:sz="0" w:space="0" w:color="auto"/>
      </w:divBdr>
    </w:div>
    <w:div w:id="1848593492">
      <w:bodyDiv w:val="1"/>
      <w:marLeft w:val="0"/>
      <w:marRight w:val="0"/>
      <w:marTop w:val="0"/>
      <w:marBottom w:val="0"/>
      <w:divBdr>
        <w:top w:val="none" w:sz="0" w:space="0" w:color="auto"/>
        <w:left w:val="none" w:sz="0" w:space="0" w:color="auto"/>
        <w:bottom w:val="none" w:sz="0" w:space="0" w:color="auto"/>
        <w:right w:val="none" w:sz="0" w:space="0" w:color="auto"/>
      </w:divBdr>
    </w:div>
    <w:div w:id="1904178880">
      <w:bodyDiv w:val="1"/>
      <w:marLeft w:val="0"/>
      <w:marRight w:val="0"/>
      <w:marTop w:val="0"/>
      <w:marBottom w:val="0"/>
      <w:divBdr>
        <w:top w:val="none" w:sz="0" w:space="0" w:color="auto"/>
        <w:left w:val="none" w:sz="0" w:space="0" w:color="auto"/>
        <w:bottom w:val="none" w:sz="0" w:space="0" w:color="auto"/>
        <w:right w:val="none" w:sz="0" w:space="0" w:color="auto"/>
      </w:divBdr>
    </w:div>
    <w:div w:id="1914006589">
      <w:bodyDiv w:val="1"/>
      <w:marLeft w:val="0"/>
      <w:marRight w:val="0"/>
      <w:marTop w:val="0"/>
      <w:marBottom w:val="0"/>
      <w:divBdr>
        <w:top w:val="none" w:sz="0" w:space="0" w:color="auto"/>
        <w:left w:val="none" w:sz="0" w:space="0" w:color="auto"/>
        <w:bottom w:val="none" w:sz="0" w:space="0" w:color="auto"/>
        <w:right w:val="none" w:sz="0" w:space="0" w:color="auto"/>
      </w:divBdr>
      <w:divsChild>
        <w:div w:id="2083208856">
          <w:marLeft w:val="0"/>
          <w:marRight w:val="0"/>
          <w:marTop w:val="0"/>
          <w:marBottom w:val="0"/>
          <w:divBdr>
            <w:top w:val="none" w:sz="0" w:space="0" w:color="auto"/>
            <w:left w:val="none" w:sz="0" w:space="0" w:color="auto"/>
            <w:bottom w:val="none" w:sz="0" w:space="0" w:color="auto"/>
            <w:right w:val="none" w:sz="0" w:space="0" w:color="auto"/>
          </w:divBdr>
          <w:divsChild>
            <w:div w:id="38436178">
              <w:marLeft w:val="0"/>
              <w:marRight w:val="0"/>
              <w:marTop w:val="0"/>
              <w:marBottom w:val="0"/>
              <w:divBdr>
                <w:top w:val="none" w:sz="0" w:space="0" w:color="auto"/>
                <w:left w:val="none" w:sz="0" w:space="0" w:color="auto"/>
                <w:bottom w:val="none" w:sz="0" w:space="0" w:color="auto"/>
                <w:right w:val="none" w:sz="0" w:space="0" w:color="auto"/>
              </w:divBdr>
            </w:div>
            <w:div w:id="142615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18670">
      <w:bodyDiv w:val="1"/>
      <w:marLeft w:val="0"/>
      <w:marRight w:val="0"/>
      <w:marTop w:val="0"/>
      <w:marBottom w:val="0"/>
      <w:divBdr>
        <w:top w:val="none" w:sz="0" w:space="0" w:color="auto"/>
        <w:left w:val="none" w:sz="0" w:space="0" w:color="auto"/>
        <w:bottom w:val="none" w:sz="0" w:space="0" w:color="auto"/>
        <w:right w:val="none" w:sz="0" w:space="0" w:color="auto"/>
      </w:divBdr>
    </w:div>
    <w:div w:id="1986812005">
      <w:bodyDiv w:val="1"/>
      <w:marLeft w:val="0"/>
      <w:marRight w:val="0"/>
      <w:marTop w:val="0"/>
      <w:marBottom w:val="0"/>
      <w:divBdr>
        <w:top w:val="none" w:sz="0" w:space="0" w:color="auto"/>
        <w:left w:val="none" w:sz="0" w:space="0" w:color="auto"/>
        <w:bottom w:val="none" w:sz="0" w:space="0" w:color="auto"/>
        <w:right w:val="none" w:sz="0" w:space="0" w:color="auto"/>
      </w:divBdr>
    </w:div>
    <w:div w:id="2043356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madmalik/mononoki/tree/main"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EE66D-B4B1-4AF4-8338-87DADBC79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4043</TotalTime>
  <Pages>41</Pages>
  <Words>5694</Words>
  <Characters>32458</Characters>
  <Application>Microsoft Office Word</Application>
  <DocSecurity>0</DocSecurity>
  <Lines>270</Lines>
  <Paragraphs>76</Paragraphs>
  <ScaleCrop>false</ScaleCrop>
  <Company/>
  <LinksUpToDate>false</LinksUpToDate>
  <CharactersWithSpaces>38076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司马吴空</dc:creator>
  <cp:keywords/>
  <dc:description/>
  <cp:lastModifiedBy>司马吴空</cp:lastModifiedBy>
  <cp:revision>26</cp:revision>
  <dcterms:created xsi:type="dcterms:W3CDTF">2023-09-23T13:37:00Z</dcterms:created>
  <dcterms:modified xsi:type="dcterms:W3CDTF">2023-10-15T06:59:00Z</dcterms:modified>
</cp:coreProperties>
</file>